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6606E" w14:textId="6D2665A9" w:rsidR="000076B6" w:rsidRDefault="000076B6" w:rsidP="326CCAB2">
      <w:pPr>
        <w:pStyle w:val="Title"/>
        <w:jc w:val="center"/>
        <w:rPr>
          <w:rFonts w:ascii="IBM Plex Sans" w:eastAsia="IBM Plex Sans" w:hAnsi="IBM Plex Sans" w:cs="IBM Plex Sans"/>
          <w:b/>
          <w:bCs/>
          <w:sz w:val="40"/>
          <w:szCs w:val="40"/>
        </w:rPr>
      </w:pPr>
      <w:r w:rsidRPr="326CCAB2">
        <w:rPr>
          <w:rFonts w:ascii="IBM Plex Sans" w:eastAsia="IBM Plex Sans" w:hAnsi="IBM Plex Sans" w:cs="IBM Plex Sans"/>
          <w:b/>
          <w:bCs/>
          <w:sz w:val="40"/>
          <w:szCs w:val="40"/>
          <w:shd w:val="clear" w:color="auto" w:fill="FFFFFF"/>
        </w:rPr>
        <w:t xml:space="preserve">Data Fabric for Governance and Privacy </w:t>
      </w:r>
    </w:p>
    <w:p w14:paraId="3083C244" w14:textId="77777777" w:rsidR="000076B6" w:rsidRDefault="000076B6" w:rsidP="39380ADE">
      <w:pPr>
        <w:pStyle w:val="Title"/>
        <w:jc w:val="center"/>
        <w:rPr>
          <w:rFonts w:ascii="IBM Plex Sans" w:eastAsia="IBM Plex Sans" w:hAnsi="IBM Plex Sans" w:cs="IBM Plex Sans"/>
          <w:b/>
          <w:bCs/>
          <w:sz w:val="40"/>
          <w:szCs w:val="40"/>
          <w:lang w:val="en-US"/>
        </w:rPr>
      </w:pPr>
      <w:r w:rsidRPr="326CCAB2">
        <w:rPr>
          <w:rFonts w:ascii="IBM Plex Sans" w:eastAsia="IBM Plex Sans" w:hAnsi="IBM Plex Sans" w:cs="IBM Plex Sans"/>
          <w:b/>
          <w:bCs/>
          <w:sz w:val="40"/>
          <w:szCs w:val="40"/>
          <w:shd w:val="clear" w:color="auto" w:fill="FFFFFF"/>
        </w:rPr>
        <w:t>Tutorial 1: Trust Your Data</w:t>
      </w:r>
    </w:p>
    <w:p w14:paraId="69AFA869" w14:textId="25C045C3" w:rsidR="00C93B76" w:rsidRDefault="39380ADE" w:rsidP="79228EE3">
      <w:pPr>
        <w:pStyle w:val="Heading1"/>
        <w:rPr>
          <w:rFonts w:ascii="IBM Plex Sans" w:eastAsia="IBM Plex Sans" w:hAnsi="IBM Plex Sans" w:cs="IBM Plex Sans"/>
          <w:lang w:val="en-US"/>
        </w:rPr>
      </w:pPr>
      <w:bookmarkStart w:id="0" w:name="_Toc97549856"/>
      <w:bookmarkStart w:id="1" w:name="_Toc97805504"/>
      <w:r w:rsidRPr="39380ADE">
        <w:rPr>
          <w:rFonts w:ascii="IBM Plex Sans" w:eastAsia="IBM Plex Sans" w:hAnsi="IBM Plex Sans" w:cs="IBM Plex Sans"/>
          <w:lang w:val="en-US"/>
        </w:rPr>
        <w:t>Background</w:t>
      </w:r>
      <w:bookmarkEnd w:id="0"/>
      <w:bookmarkEnd w:id="1"/>
    </w:p>
    <w:p w14:paraId="086D40A6" w14:textId="77777777" w:rsidR="00C93B76" w:rsidRPr="00B3795E" w:rsidRDefault="39380ADE" w:rsidP="39380ADE">
      <w:pPr>
        <w:pStyle w:val="NormalWeb"/>
        <w:shd w:val="clear" w:color="auto" w:fill="FFFFFF" w:themeFill="background1"/>
        <w:rPr>
          <w:rFonts w:ascii="IBM Plex Sans" w:eastAsia="IBM Plex Sans" w:hAnsi="IBM Plex Sans" w:cs="IBM Plex Sans"/>
          <w:color w:val="161616"/>
          <w:sz w:val="20"/>
          <w:szCs w:val="20"/>
        </w:rPr>
      </w:pPr>
      <w:r w:rsidRPr="39380ADE">
        <w:rPr>
          <w:rFonts w:ascii="IBM Plex Sans" w:eastAsia="IBM Plex Sans" w:hAnsi="IBM Plex Sans" w:cs="IBM Plex Sans"/>
          <w:color w:val="161616"/>
          <w:sz w:val="20"/>
          <w:szCs w:val="20"/>
        </w:rPr>
        <w:t>Data assets can be enriched with information that helps users find data faster, to decide whether the data is appropriate for the task at hand, whether they can trust the data, and how to work with the data. Such information includes, for example, terms that define the meaning of the data, rules that document ownership or determine quality standards, or reviews.</w:t>
      </w:r>
    </w:p>
    <w:p w14:paraId="6255C2B2" w14:textId="77777777" w:rsidR="00C93B76" w:rsidRPr="00B3795E" w:rsidRDefault="39380ADE" w:rsidP="39380ADE">
      <w:pPr>
        <w:pStyle w:val="NormalWeb"/>
        <w:shd w:val="clear" w:color="auto" w:fill="FFFFFF" w:themeFill="background1"/>
        <w:rPr>
          <w:rFonts w:ascii="IBM Plex Sans" w:eastAsia="IBM Plex Sans" w:hAnsi="IBM Plex Sans" w:cs="IBM Plex Sans"/>
          <w:color w:val="161616"/>
          <w:sz w:val="20"/>
          <w:szCs w:val="20"/>
        </w:rPr>
      </w:pPr>
      <w:r w:rsidRPr="39380ADE">
        <w:rPr>
          <w:rFonts w:ascii="IBM Plex Sans" w:eastAsia="IBM Plex Sans" w:hAnsi="IBM Plex Sans" w:cs="IBM Plex Sans"/>
          <w:color w:val="161616"/>
          <w:sz w:val="20"/>
          <w:szCs w:val="20"/>
        </w:rPr>
        <w:t>Data stewards create asset profiles to understand the meaning of data and to assess its quality. Also, they add business context to data by assigning terms. Metadata enrichment automates this process thus increasing the data steward's productivity.</w:t>
      </w:r>
    </w:p>
    <w:p w14:paraId="0F1B0ED1" w14:textId="77777777" w:rsidR="00C93B76" w:rsidRPr="00B3795E" w:rsidRDefault="39380ADE" w:rsidP="39380ADE">
      <w:pPr>
        <w:pStyle w:val="NormalWeb"/>
        <w:shd w:val="clear" w:color="auto" w:fill="FFFFFF" w:themeFill="background1"/>
        <w:rPr>
          <w:rFonts w:ascii="IBM Plex Sans" w:eastAsia="IBM Plex Sans" w:hAnsi="IBM Plex Sans" w:cs="IBM Plex Sans"/>
          <w:color w:val="161616"/>
          <w:sz w:val="20"/>
          <w:szCs w:val="20"/>
        </w:rPr>
      </w:pPr>
      <w:r w:rsidRPr="39380ADE">
        <w:rPr>
          <w:rFonts w:ascii="IBM Plex Sans" w:eastAsia="IBM Plex Sans" w:hAnsi="IBM Plex Sans" w:cs="IBM Plex Sans"/>
          <w:color w:val="161616"/>
          <w:sz w:val="20"/>
          <w:szCs w:val="20"/>
        </w:rPr>
        <w:t>Data is useful only if its context, content, and quality are trusted. To keep it that way, data must continuously be evaluated and appropriate remediation be taken if required. Data stewards can configure recurring jobs to continuously track changes to the content and structure of date and then analyze only data that changed.</w:t>
      </w:r>
    </w:p>
    <w:p w14:paraId="7A7D2828" w14:textId="4D2F3046" w:rsidR="00C93B76" w:rsidRPr="00B3795E" w:rsidRDefault="39380ADE" w:rsidP="39380ADE">
      <w:pPr>
        <w:pStyle w:val="NormalWeb"/>
        <w:shd w:val="clear" w:color="auto" w:fill="FFFFFF" w:themeFill="background1"/>
        <w:rPr>
          <w:rFonts w:ascii="IBM Plex Sans" w:eastAsia="IBM Plex Sans" w:hAnsi="IBM Plex Sans" w:cs="IBM Plex Sans"/>
          <w:sz w:val="20"/>
          <w:szCs w:val="20"/>
          <w:lang w:eastAsia="en-US"/>
        </w:rPr>
      </w:pPr>
      <w:r w:rsidRPr="39380ADE">
        <w:rPr>
          <w:rFonts w:ascii="IBM Plex Sans" w:eastAsia="IBM Plex Sans" w:hAnsi="IBM Plex Sans" w:cs="IBM Plex Sans"/>
          <w:color w:val="161616"/>
          <w:sz w:val="20"/>
          <w:szCs w:val="20"/>
        </w:rPr>
        <w:t>The information that is added to assets through metadata enrichment also helps to protect data because it can be used in data protection policies to mask data or to restrict access.</w:t>
      </w:r>
    </w:p>
    <w:p w14:paraId="7403D3A6" w14:textId="6E0F9B5D" w:rsidR="00E8398C" w:rsidRPr="00C36E21" w:rsidRDefault="79228EE3" w:rsidP="79228EE3">
      <w:pPr>
        <w:pStyle w:val="Heading1"/>
        <w:rPr>
          <w:rFonts w:ascii="IBM Plex Sans" w:eastAsia="IBM Plex Sans" w:hAnsi="IBM Plex Sans" w:cs="IBM Plex Sans"/>
          <w:lang w:val="en-US"/>
        </w:rPr>
      </w:pPr>
      <w:bookmarkStart w:id="2" w:name="_Toc97549857"/>
      <w:bookmarkStart w:id="3" w:name="_Toc97805505"/>
      <w:r w:rsidRPr="79228EE3">
        <w:rPr>
          <w:rFonts w:ascii="IBM Plex Sans" w:eastAsia="IBM Plex Sans" w:hAnsi="IBM Plex Sans" w:cs="IBM Plex Sans"/>
          <w:lang w:val="en-US"/>
        </w:rPr>
        <w:t>Pre-requirements</w:t>
      </w:r>
      <w:bookmarkEnd w:id="2"/>
      <w:bookmarkEnd w:id="3"/>
    </w:p>
    <w:p w14:paraId="0CC8325C" w14:textId="5D8CFC5E" w:rsidR="00E8398C" w:rsidRPr="00C36E21" w:rsidRDefault="79228EE3" w:rsidP="79228EE3">
      <w:pPr>
        <w:pStyle w:val="Heading2"/>
        <w:rPr>
          <w:rFonts w:ascii="IBM Plex Sans" w:eastAsia="IBM Plex Sans" w:hAnsi="IBM Plex Sans" w:cs="IBM Plex Sans"/>
          <w:lang w:val="en-US"/>
        </w:rPr>
      </w:pPr>
      <w:bookmarkStart w:id="4" w:name="_Toc97549858"/>
      <w:bookmarkStart w:id="5" w:name="_Toc97805506"/>
      <w:r w:rsidRPr="79228EE3">
        <w:rPr>
          <w:rFonts w:ascii="IBM Plex Sans" w:eastAsia="IBM Plex Sans" w:hAnsi="IBM Plex Sans" w:cs="IBM Plex Sans"/>
          <w:lang w:val="en-US"/>
        </w:rPr>
        <w:t>Demo environment</w:t>
      </w:r>
      <w:bookmarkEnd w:id="4"/>
      <w:bookmarkEnd w:id="5"/>
    </w:p>
    <w:p w14:paraId="5618668E" w14:textId="0E5A7487" w:rsidR="00E8398C"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To demo MDE you need one of the below environments:</w:t>
      </w:r>
    </w:p>
    <w:p w14:paraId="0DD3A940" w14:textId="00E4AF5A" w:rsidR="00E8398C" w:rsidRPr="00C36E21" w:rsidRDefault="39380ADE" w:rsidP="39380ADE">
      <w:pPr>
        <w:pStyle w:val="ListParagraph"/>
        <w:numPr>
          <w:ilvl w:val="0"/>
          <w:numId w:val="1"/>
        </w:num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IBM Cloud SaaS account with WKC Professional or Enterprise plan (for now until timed trial is in place).</w:t>
      </w:r>
    </w:p>
    <w:p w14:paraId="3A67291F" w14:textId="6E537B69" w:rsidR="00E8398C" w:rsidRPr="00C36E21" w:rsidRDefault="39380ADE" w:rsidP="39380ADE">
      <w:pPr>
        <w:pStyle w:val="ListParagraph"/>
        <w:numPr>
          <w:ilvl w:val="0"/>
          <w:numId w:val="1"/>
        </w:num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IBM Cloud SaaS Dev account </w:t>
      </w:r>
    </w:p>
    <w:p w14:paraId="3DF1E9A9" w14:textId="15B61E90" w:rsidR="00E8398C" w:rsidRPr="00C36E21" w:rsidRDefault="39380ADE" w:rsidP="39380ADE">
      <w:pPr>
        <w:pStyle w:val="ListParagraph"/>
        <w:numPr>
          <w:ilvl w:val="0"/>
          <w:numId w:val="1"/>
        </w:num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CPD Software (starting from v 4.5 CPD Software will support Metadata Enrichment)</w:t>
      </w:r>
    </w:p>
    <w:p w14:paraId="4FF1BC11" w14:textId="25FD1B57" w:rsidR="00E8398C" w:rsidRPr="00C36E21" w:rsidRDefault="00E8398C" w:rsidP="39380ADE">
      <w:pPr>
        <w:rPr>
          <w:rFonts w:ascii="IBM Plex Sans" w:eastAsia="IBM Plex Sans" w:hAnsi="IBM Plex Sans" w:cs="IBM Plex Sans"/>
          <w:sz w:val="20"/>
          <w:szCs w:val="20"/>
          <w:lang w:val="en-US"/>
        </w:rPr>
      </w:pPr>
    </w:p>
    <w:p w14:paraId="7A0EB032" w14:textId="4F594D5B" w:rsidR="00E8398C"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You need to have access to the relevant Category in glossary and be able to create projects or at least have access to the project.</w:t>
      </w:r>
    </w:p>
    <w:p w14:paraId="2FF98D94" w14:textId="13B9215D" w:rsidR="009E6F0F" w:rsidRPr="00C36E21" w:rsidRDefault="009E6F0F" w:rsidP="79228EE3">
      <w:pPr>
        <w:rPr>
          <w:rFonts w:ascii="IBM Plex Sans" w:eastAsia="IBM Plex Sans" w:hAnsi="IBM Plex Sans" w:cs="IBM Plex Sans"/>
          <w:lang w:val="en-US"/>
        </w:rPr>
      </w:pPr>
    </w:p>
    <w:p w14:paraId="4041A1E9" w14:textId="0A6FBCF3" w:rsidR="009E6F0F" w:rsidRPr="00C36E21" w:rsidRDefault="79228EE3" w:rsidP="79228EE3">
      <w:pPr>
        <w:pStyle w:val="Heading2"/>
        <w:rPr>
          <w:rFonts w:ascii="IBM Plex Sans" w:eastAsia="IBM Plex Sans" w:hAnsi="IBM Plex Sans" w:cs="IBM Plex Sans"/>
          <w:lang w:val="en-US"/>
        </w:rPr>
      </w:pPr>
      <w:bookmarkStart w:id="6" w:name="_Toc97549859"/>
      <w:bookmarkStart w:id="7" w:name="_Toc97805507"/>
      <w:r w:rsidRPr="79228EE3">
        <w:rPr>
          <w:rFonts w:ascii="IBM Plex Sans" w:eastAsia="IBM Plex Sans" w:hAnsi="IBM Plex Sans" w:cs="IBM Plex Sans"/>
          <w:lang w:val="en-US"/>
        </w:rPr>
        <w:t>Relevant content in glossary</w:t>
      </w:r>
      <w:bookmarkEnd w:id="6"/>
      <w:bookmarkEnd w:id="7"/>
    </w:p>
    <w:p w14:paraId="0215DF2F" w14:textId="77777777" w:rsidR="009E6F0F"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Relevant content in glossary is required to demo automatic term assignment. </w:t>
      </w:r>
    </w:p>
    <w:p w14:paraId="0987AD71" w14:textId="77777777" w:rsidR="009E6F0F" w:rsidRPr="00C36E21" w:rsidRDefault="009E6F0F" w:rsidP="39380ADE">
      <w:pPr>
        <w:rPr>
          <w:rFonts w:ascii="IBM Plex Sans" w:eastAsia="IBM Plex Sans" w:hAnsi="IBM Plex Sans" w:cs="IBM Plex Sans"/>
          <w:sz w:val="20"/>
          <w:szCs w:val="20"/>
          <w:lang w:val="en-US"/>
        </w:rPr>
      </w:pPr>
    </w:p>
    <w:p w14:paraId="38E7A884" w14:textId="64526A3C" w:rsidR="009866D3"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For demo purposes, you can follow the next steps:</w:t>
      </w:r>
    </w:p>
    <w:p w14:paraId="4BFE5D36" w14:textId="60CABB18" w:rsidR="009866D3" w:rsidRPr="00C36E21" w:rsidRDefault="39380ADE" w:rsidP="39380ADE">
      <w:pPr>
        <w:pStyle w:val="ListParagraph"/>
        <w:numPr>
          <w:ilvl w:val="0"/>
          <w:numId w:val="4"/>
        </w:num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Create a category called “</w:t>
      </w:r>
      <w:r w:rsidRPr="39380ADE">
        <w:rPr>
          <w:rFonts w:ascii="IBM Plex Sans" w:eastAsia="IBM Plex Sans" w:hAnsi="IBM Plex Sans" w:cs="IBM Plex Sans"/>
          <w:b/>
          <w:bCs/>
          <w:sz w:val="20"/>
          <w:szCs w:val="20"/>
          <w:lang w:val="en-US"/>
        </w:rPr>
        <w:t>Banking”</w:t>
      </w:r>
      <w:r w:rsidRPr="39380ADE">
        <w:rPr>
          <w:rFonts w:ascii="IBM Plex Sans" w:eastAsia="IBM Plex Sans" w:hAnsi="IBM Plex Sans" w:cs="IBM Plex Sans"/>
          <w:sz w:val="20"/>
          <w:szCs w:val="20"/>
          <w:lang w:val="en-US"/>
        </w:rPr>
        <w:t xml:space="preserve"> and give yourself appropriate access permissions to it. Require “Manage governance categories” platform permission.</w:t>
      </w:r>
    </w:p>
    <w:p w14:paraId="39598A41" w14:textId="2A53204D" w:rsidR="009E6F0F" w:rsidRPr="00C36E21" w:rsidRDefault="1641165F" w:rsidP="1641165F">
      <w:pPr>
        <w:pStyle w:val="ListParagraph"/>
        <w:numPr>
          <w:ilvl w:val="0"/>
          <w:numId w:val="4"/>
        </w:numPr>
        <w:rPr>
          <w:rFonts w:eastAsiaTheme="minorEastAsia"/>
          <w:sz w:val="20"/>
          <w:szCs w:val="20"/>
          <w:lang w:val="en-US"/>
        </w:rPr>
      </w:pPr>
      <w:r w:rsidRPr="1641165F">
        <w:rPr>
          <w:rFonts w:ascii="IBM Plex Sans" w:eastAsia="IBM Plex Sans" w:hAnsi="IBM Plex Sans" w:cs="IBM Plex Sans"/>
          <w:sz w:val="20"/>
          <w:szCs w:val="20"/>
          <w:lang w:val="en-US"/>
        </w:rPr>
        <w:t xml:space="preserve">Download the file below and import these terms into your environment (see IBM documentation if you do not know how to import terms): https://ibm.box.com/s/1hhhqiemvbogfraksfc31o6i9s6x9omd </w:t>
      </w:r>
      <w:r w:rsidRPr="1641165F">
        <w:rPr>
          <w:rFonts w:ascii="IBM Plex Sans" w:eastAsia="IBM Plex Sans" w:hAnsi="IBM Plex Sans" w:cs="IBM Plex Sans"/>
          <w:b/>
          <w:bCs/>
          <w:sz w:val="20"/>
          <w:szCs w:val="20"/>
          <w:lang w:val="en-US"/>
        </w:rPr>
        <w:t>“banking.csv”</w:t>
      </w:r>
      <w:r w:rsidRPr="1641165F">
        <w:rPr>
          <w:rFonts w:ascii="IBM Plex Sans" w:eastAsia="IBM Plex Sans" w:hAnsi="IBM Plex Sans" w:cs="IBM Plex Sans"/>
          <w:sz w:val="20"/>
          <w:szCs w:val="20"/>
          <w:lang w:val="en-US"/>
        </w:rPr>
        <w:t>. Require “Access governance artifacts” permission.</w:t>
      </w:r>
    </w:p>
    <w:p w14:paraId="17559782" w14:textId="4C7F7FB0" w:rsidR="009E6F0F" w:rsidRPr="00C36E21" w:rsidRDefault="1641165F" w:rsidP="1641165F">
      <w:pPr>
        <w:pStyle w:val="ListParagraph"/>
        <w:numPr>
          <w:ilvl w:val="0"/>
          <w:numId w:val="4"/>
        </w:numPr>
        <w:rPr>
          <w:rFonts w:eastAsiaTheme="minorEastAsia"/>
          <w:sz w:val="20"/>
          <w:szCs w:val="20"/>
          <w:lang w:val="en-US"/>
        </w:rPr>
      </w:pPr>
      <w:r w:rsidRPr="1641165F">
        <w:rPr>
          <w:rFonts w:ascii="IBM Plex Sans" w:eastAsia="IBM Plex Sans" w:hAnsi="IBM Plex Sans" w:cs="IBM Plex Sans"/>
          <w:sz w:val="20"/>
          <w:szCs w:val="20"/>
          <w:lang w:val="en-US"/>
        </w:rPr>
        <w:t xml:space="preserve">You can also use Excel demo script: </w:t>
      </w:r>
      <w:proofErr w:type="gramStart"/>
      <w:r w:rsidRPr="1641165F">
        <w:rPr>
          <w:rFonts w:ascii="IBM Plex Sans" w:eastAsia="IBM Plex Sans" w:hAnsi="IBM Plex Sans" w:cs="IBM Plex Sans"/>
          <w:sz w:val="20"/>
          <w:szCs w:val="20"/>
          <w:lang w:val="en-US"/>
        </w:rPr>
        <w:t xml:space="preserve">https://ibm.box.com/s/1hhhqiemvbogfraksfc31o6i9s6x9omd  </w:t>
      </w:r>
      <w:r w:rsidRPr="1641165F">
        <w:rPr>
          <w:rFonts w:ascii="IBM Plex Sans" w:eastAsia="IBM Plex Sans" w:hAnsi="IBM Plex Sans" w:cs="IBM Plex Sans"/>
          <w:b/>
          <w:bCs/>
          <w:sz w:val="20"/>
          <w:szCs w:val="20"/>
          <w:lang w:val="en-US"/>
        </w:rPr>
        <w:t>“</w:t>
      </w:r>
      <w:proofErr w:type="gramEnd"/>
      <w:r w:rsidRPr="1641165F">
        <w:rPr>
          <w:rFonts w:ascii="IBM Plex Sans" w:eastAsia="IBM Plex Sans" w:hAnsi="IBM Plex Sans" w:cs="IBM Plex Sans"/>
          <w:b/>
          <w:bCs/>
          <w:sz w:val="20"/>
          <w:szCs w:val="20"/>
          <w:lang w:val="en-US"/>
        </w:rPr>
        <w:t>Import export business terms script.xlsx”</w:t>
      </w:r>
      <w:r w:rsidRPr="1641165F">
        <w:rPr>
          <w:rFonts w:ascii="IBM Plex Sans" w:eastAsia="IBM Plex Sans" w:hAnsi="IBM Plex Sans" w:cs="IBM Plex Sans"/>
          <w:sz w:val="20"/>
          <w:szCs w:val="20"/>
          <w:lang w:val="en-US"/>
        </w:rPr>
        <w:t xml:space="preserve">  if you want to create your own set of business terms. This need to be then exported to csv and semicolon needs to be replaced by comas in text editor.</w:t>
      </w:r>
    </w:p>
    <w:p w14:paraId="0B1607F5" w14:textId="77777777" w:rsidR="009E6F0F" w:rsidRPr="00C36E21" w:rsidRDefault="009E6F0F" w:rsidP="79228EE3">
      <w:pPr>
        <w:rPr>
          <w:rFonts w:ascii="IBM Plex Sans" w:eastAsia="IBM Plex Sans" w:hAnsi="IBM Plex Sans" w:cs="IBM Plex Sans"/>
          <w:lang w:val="en-US"/>
        </w:rPr>
      </w:pPr>
    </w:p>
    <w:p w14:paraId="1D8287A2" w14:textId="456A4C00" w:rsidR="009E5B19" w:rsidRPr="00C36E21" w:rsidRDefault="79228EE3" w:rsidP="79228EE3">
      <w:pPr>
        <w:pStyle w:val="Heading2"/>
        <w:rPr>
          <w:rFonts w:ascii="IBM Plex Sans" w:eastAsia="IBM Plex Sans" w:hAnsi="IBM Plex Sans" w:cs="IBM Plex Sans"/>
          <w:lang w:val="en-US"/>
        </w:rPr>
      </w:pPr>
      <w:bookmarkStart w:id="8" w:name="_Toc97549860"/>
      <w:bookmarkStart w:id="9" w:name="_Toc97805508"/>
      <w:r w:rsidRPr="79228EE3">
        <w:rPr>
          <w:rFonts w:ascii="IBM Plex Sans" w:eastAsia="IBM Plex Sans" w:hAnsi="IBM Plex Sans" w:cs="IBM Plex Sans"/>
          <w:lang w:val="en-US"/>
        </w:rPr>
        <w:lastRenderedPageBreak/>
        <w:t>Create a catalog</w:t>
      </w:r>
      <w:bookmarkEnd w:id="8"/>
      <w:bookmarkEnd w:id="9"/>
    </w:p>
    <w:p w14:paraId="4F6609C8" w14:textId="7CA2C97C" w:rsidR="009E5B19"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You can create a new catalog or use an existing catalog that you have access to. </w:t>
      </w:r>
    </w:p>
    <w:p w14:paraId="1892104E" w14:textId="7FE0893F" w:rsidR="009E5B19"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To create a new catalog, open left hand side menu and click </w:t>
      </w:r>
      <w:r w:rsidRPr="39380ADE">
        <w:rPr>
          <w:rStyle w:val="Strong"/>
          <w:rFonts w:ascii="IBM Plex Sans" w:eastAsia="IBM Plex Sans" w:hAnsi="IBM Plex Sans" w:cs="IBM Plex Sans"/>
          <w:sz w:val="20"/>
          <w:szCs w:val="20"/>
          <w:lang w:val="en-US"/>
        </w:rPr>
        <w:t>View all catalogs</w:t>
      </w:r>
      <w:r w:rsidRPr="39380ADE">
        <w:rPr>
          <w:rFonts w:ascii="IBM Plex Sans" w:eastAsia="IBM Plex Sans" w:hAnsi="IBM Plex Sans" w:cs="IBM Plex Sans"/>
          <w:sz w:val="20"/>
          <w:szCs w:val="20"/>
          <w:lang w:val="en-US"/>
        </w:rPr>
        <w:t xml:space="preserve"> under </w:t>
      </w:r>
      <w:r w:rsidRPr="39380ADE">
        <w:rPr>
          <w:rStyle w:val="Strong"/>
          <w:rFonts w:ascii="IBM Plex Sans" w:eastAsia="IBM Plex Sans" w:hAnsi="IBM Plex Sans" w:cs="IBM Plex Sans"/>
          <w:sz w:val="20"/>
          <w:szCs w:val="20"/>
          <w:lang w:val="en-US"/>
        </w:rPr>
        <w:t>Catalogs</w:t>
      </w:r>
      <w:r w:rsidRPr="39380ADE">
        <w:rPr>
          <w:rFonts w:ascii="IBM Plex Sans" w:eastAsia="IBM Plex Sans" w:hAnsi="IBM Plex Sans" w:cs="IBM Plex Sans"/>
          <w:sz w:val="20"/>
          <w:szCs w:val="20"/>
          <w:lang w:val="en-US"/>
        </w:rPr>
        <w:t xml:space="preserve"> menu group.</w:t>
      </w:r>
    </w:p>
    <w:p w14:paraId="3688413A" w14:textId="29B5EA61" w:rsidR="009E5B19"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Then click </w:t>
      </w:r>
      <w:r w:rsidRPr="39380ADE">
        <w:rPr>
          <w:rStyle w:val="Strong"/>
          <w:rFonts w:ascii="IBM Plex Sans" w:eastAsia="IBM Plex Sans" w:hAnsi="IBM Plex Sans" w:cs="IBM Plex Sans"/>
          <w:sz w:val="20"/>
          <w:szCs w:val="20"/>
          <w:lang w:val="en-US"/>
        </w:rPr>
        <w:t>Create Catalog</w:t>
      </w:r>
    </w:p>
    <w:p w14:paraId="6567503B" w14:textId="2DC3500B" w:rsidR="009E5B19" w:rsidRPr="00C36E21" w:rsidRDefault="009E5B19" w:rsidP="380562E5">
      <w:pPr>
        <w:rPr>
          <w:lang w:val="en-US"/>
        </w:rPr>
      </w:pPr>
      <w:r>
        <w:rPr>
          <w:noProof/>
        </w:rPr>
        <w:drawing>
          <wp:inline distT="0" distB="0" distL="0" distR="0" wp14:anchorId="26B86CEA" wp14:editId="4CF6E558">
            <wp:extent cx="5653548" cy="4381500"/>
            <wp:effectExtent l="0" t="0" r="0" b="0"/>
            <wp:docPr id="1351167924" name="Picture 135116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53548" cy="4381500"/>
                    </a:xfrm>
                    <a:prstGeom prst="rect">
                      <a:avLst/>
                    </a:prstGeom>
                  </pic:spPr>
                </pic:pic>
              </a:graphicData>
            </a:graphic>
          </wp:inline>
        </w:drawing>
      </w:r>
    </w:p>
    <w:p w14:paraId="4E575CC7" w14:textId="654308D5" w:rsidR="008F04AE" w:rsidRPr="00C36E21" w:rsidRDefault="39380ADE" w:rsidP="39380ADE">
      <w:pPr>
        <w:rPr>
          <w:rFonts w:ascii="IBM Plex Sans" w:eastAsia="IBM Plex Sans" w:hAnsi="IBM Plex Sans" w:cs="IBM Plex Sans"/>
          <w:sz w:val="20"/>
          <w:szCs w:val="20"/>
          <w:lang w:val="en-US" w:eastAsia="en-US"/>
        </w:rPr>
      </w:pPr>
      <w:r w:rsidRPr="39380ADE">
        <w:rPr>
          <w:rFonts w:ascii="IBM Plex Sans" w:eastAsia="IBM Plex Sans" w:hAnsi="IBM Plex Sans" w:cs="IBM Plex Sans"/>
          <w:sz w:val="20"/>
          <w:szCs w:val="20"/>
          <w:lang w:val="en-US" w:eastAsia="en-US"/>
        </w:rPr>
        <w:t>For demo purposes, use “</w:t>
      </w:r>
      <w:r w:rsidRPr="39380ADE">
        <w:rPr>
          <w:rStyle w:val="Strong"/>
          <w:rFonts w:ascii="IBM Plex Sans" w:eastAsia="IBM Plex Sans" w:hAnsi="IBM Plex Sans" w:cs="IBM Plex Sans"/>
          <w:sz w:val="20"/>
          <w:szCs w:val="20"/>
          <w:lang w:val="en-US"/>
        </w:rPr>
        <w:t xml:space="preserve">Demo catalog – Data </w:t>
      </w:r>
      <w:proofErr w:type="gramStart"/>
      <w:r w:rsidRPr="39380ADE">
        <w:rPr>
          <w:rStyle w:val="Strong"/>
          <w:rFonts w:ascii="IBM Plex Sans" w:eastAsia="IBM Plex Sans" w:hAnsi="IBM Plex Sans" w:cs="IBM Plex Sans"/>
          <w:sz w:val="20"/>
          <w:szCs w:val="20"/>
          <w:lang w:val="en-US"/>
        </w:rPr>
        <w:t>Fabric</w:t>
      </w:r>
      <w:r w:rsidRPr="39380ADE">
        <w:rPr>
          <w:rFonts w:ascii="IBM Plex Sans" w:eastAsia="IBM Plex Sans" w:hAnsi="IBM Plex Sans" w:cs="IBM Plex Sans"/>
          <w:sz w:val="20"/>
          <w:szCs w:val="20"/>
          <w:lang w:val="en-US" w:eastAsia="en-US"/>
        </w:rPr>
        <w:t>“ as</w:t>
      </w:r>
      <w:proofErr w:type="gramEnd"/>
      <w:r w:rsidRPr="39380ADE">
        <w:rPr>
          <w:rFonts w:ascii="IBM Plex Sans" w:eastAsia="IBM Plex Sans" w:hAnsi="IBM Plex Sans" w:cs="IBM Plex Sans"/>
          <w:sz w:val="20"/>
          <w:szCs w:val="20"/>
          <w:lang w:val="en-US" w:eastAsia="en-US"/>
        </w:rPr>
        <w:t xml:space="preserve"> a name. Description is optional.</w:t>
      </w:r>
    </w:p>
    <w:p w14:paraId="7109F029" w14:textId="7017776A" w:rsidR="380562E5" w:rsidRDefault="380562E5" w:rsidP="39380ADE">
      <w:pPr>
        <w:rPr>
          <w:sz w:val="20"/>
          <w:szCs w:val="20"/>
          <w:lang w:val="en-US" w:eastAsia="en-US"/>
        </w:rPr>
      </w:pPr>
    </w:p>
    <w:p w14:paraId="02480D62" w14:textId="05F9D978" w:rsidR="008F04AE" w:rsidRPr="00C36E21" w:rsidRDefault="39380ADE" w:rsidP="39380ADE">
      <w:pPr>
        <w:rPr>
          <w:rFonts w:ascii="IBM Plex Sans" w:eastAsia="IBM Plex Sans" w:hAnsi="IBM Plex Sans" w:cs="IBM Plex Sans"/>
          <w:sz w:val="20"/>
          <w:szCs w:val="20"/>
          <w:lang w:val="en-US" w:eastAsia="en-US"/>
        </w:rPr>
      </w:pPr>
      <w:r w:rsidRPr="39380ADE">
        <w:rPr>
          <w:rFonts w:ascii="IBM Plex Sans" w:eastAsia="IBM Plex Sans" w:hAnsi="IBM Plex Sans" w:cs="IBM Plex Sans"/>
          <w:sz w:val="20"/>
          <w:szCs w:val="20"/>
          <w:lang w:val="en-US" w:eastAsia="en-US"/>
        </w:rPr>
        <w:t xml:space="preserve">Set </w:t>
      </w:r>
      <w:r w:rsidRPr="39380ADE">
        <w:rPr>
          <w:rFonts w:ascii="IBM Plex Sans" w:eastAsia="IBM Plex Sans" w:hAnsi="IBM Plex Sans" w:cs="IBM Plex Sans"/>
          <w:b/>
          <w:bCs/>
          <w:sz w:val="20"/>
          <w:szCs w:val="20"/>
          <w:lang w:val="en-US" w:eastAsia="en-US"/>
        </w:rPr>
        <w:t xml:space="preserve">Enforce data policies </w:t>
      </w:r>
      <w:r w:rsidRPr="39380ADE">
        <w:rPr>
          <w:rFonts w:ascii="IBM Plex Sans" w:eastAsia="IBM Plex Sans" w:hAnsi="IBM Plex Sans" w:cs="IBM Plex Sans"/>
          <w:sz w:val="20"/>
          <w:szCs w:val="20"/>
          <w:lang w:val="en-US" w:eastAsia="en-US"/>
        </w:rPr>
        <w:t xml:space="preserve">option. Click </w:t>
      </w:r>
      <w:r w:rsidRPr="39380ADE">
        <w:rPr>
          <w:rStyle w:val="Strong"/>
          <w:rFonts w:ascii="IBM Plex Sans" w:eastAsia="IBM Plex Sans" w:hAnsi="IBM Plex Sans" w:cs="IBM Plex Sans"/>
          <w:sz w:val="20"/>
          <w:szCs w:val="20"/>
          <w:lang w:val="en-US"/>
        </w:rPr>
        <w:t>Create</w:t>
      </w:r>
    </w:p>
    <w:p w14:paraId="3E8C0AAE" w14:textId="16A248B0" w:rsidR="009E5B19" w:rsidRPr="00C36E21" w:rsidRDefault="008F04AE" w:rsidP="79228EE3">
      <w:pPr>
        <w:rPr>
          <w:rFonts w:ascii="IBM Plex Sans" w:eastAsia="IBM Plex Sans" w:hAnsi="IBM Plex Sans" w:cs="IBM Plex Sans"/>
          <w:lang w:val="en-US"/>
        </w:rPr>
      </w:pPr>
      <w:r>
        <w:rPr>
          <w:noProof/>
        </w:rPr>
        <w:lastRenderedPageBreak/>
        <w:drawing>
          <wp:inline distT="0" distB="0" distL="0" distR="0" wp14:anchorId="6ACB3BEF" wp14:editId="0036F974">
            <wp:extent cx="5731510" cy="392938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7">
                      <a:extLst>
                        <a:ext uri="{28A0092B-C50C-407E-A947-70E740481C1C}">
                          <a14:useLocalDpi xmlns:a14="http://schemas.microsoft.com/office/drawing/2010/main" val="0"/>
                        </a:ext>
                      </a:extLst>
                    </a:blip>
                    <a:stretch>
                      <a:fillRect/>
                    </a:stretch>
                  </pic:blipFill>
                  <pic:spPr>
                    <a:xfrm>
                      <a:off x="0" y="0"/>
                      <a:ext cx="5731510" cy="3929380"/>
                    </a:xfrm>
                    <a:prstGeom prst="rect">
                      <a:avLst/>
                    </a:prstGeom>
                  </pic:spPr>
                </pic:pic>
              </a:graphicData>
            </a:graphic>
          </wp:inline>
        </w:drawing>
      </w:r>
    </w:p>
    <w:p w14:paraId="6A1AE7AE" w14:textId="77777777" w:rsidR="008F04AE" w:rsidRPr="00C36E21" w:rsidRDefault="008F04AE" w:rsidP="79228EE3">
      <w:pPr>
        <w:rPr>
          <w:rFonts w:ascii="IBM Plex Sans" w:eastAsia="IBM Plex Sans" w:hAnsi="IBM Plex Sans" w:cs="IBM Plex Sans"/>
          <w:lang w:val="en-US" w:eastAsia="en-US"/>
        </w:rPr>
      </w:pPr>
    </w:p>
    <w:p w14:paraId="74360E0B" w14:textId="273C2A58" w:rsidR="008F04AE" w:rsidRPr="00C36E21" w:rsidRDefault="008F04AE" w:rsidP="79228EE3">
      <w:pPr>
        <w:rPr>
          <w:rFonts w:ascii="IBM Plex Sans" w:eastAsia="IBM Plex Sans" w:hAnsi="IBM Plex Sans" w:cs="IBM Plex Sans"/>
          <w:lang w:val="en-US"/>
        </w:rPr>
      </w:pPr>
      <w:r>
        <w:rPr>
          <w:noProof/>
        </w:rPr>
        <w:drawing>
          <wp:inline distT="0" distB="0" distL="0" distR="0" wp14:anchorId="4A314B95" wp14:editId="16FE3393">
            <wp:extent cx="5731510" cy="3958590"/>
            <wp:effectExtent l="0" t="0" r="0" b="381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5731510" cy="3958590"/>
                    </a:xfrm>
                    <a:prstGeom prst="rect">
                      <a:avLst/>
                    </a:prstGeom>
                  </pic:spPr>
                </pic:pic>
              </a:graphicData>
            </a:graphic>
          </wp:inline>
        </w:drawing>
      </w:r>
    </w:p>
    <w:p w14:paraId="5D885EFF" w14:textId="5251AF1B" w:rsidR="008F04AE" w:rsidRPr="00C36E21" w:rsidRDefault="008F04AE" w:rsidP="79228EE3">
      <w:pPr>
        <w:pStyle w:val="Heading2"/>
        <w:rPr>
          <w:rFonts w:ascii="IBM Plex Sans" w:eastAsia="IBM Plex Sans" w:hAnsi="IBM Plex Sans" w:cs="IBM Plex Sans"/>
          <w:lang w:val="en-US"/>
        </w:rPr>
      </w:pPr>
    </w:p>
    <w:p w14:paraId="22B77521" w14:textId="64F98547" w:rsidR="008F04AE" w:rsidRPr="00C36E21" w:rsidRDefault="39380ADE" w:rsidP="39380ADE">
      <w:pPr>
        <w:rPr>
          <w:rFonts w:ascii="IBM Plex Sans" w:eastAsia="IBM Plex Sans" w:hAnsi="IBM Plex Sans" w:cs="IBM Plex Sans"/>
          <w:sz w:val="20"/>
          <w:szCs w:val="20"/>
          <w:lang w:val="en-US" w:eastAsia="en-US"/>
        </w:rPr>
      </w:pPr>
      <w:r w:rsidRPr="39380ADE">
        <w:rPr>
          <w:rFonts w:ascii="IBM Plex Sans" w:eastAsia="IBM Plex Sans" w:hAnsi="IBM Plex Sans" w:cs="IBM Plex Sans"/>
          <w:sz w:val="20"/>
          <w:szCs w:val="20"/>
          <w:lang w:val="en-US" w:eastAsia="en-US"/>
        </w:rPr>
        <w:t>We will return to the catalog in one of the next steps.</w:t>
      </w:r>
    </w:p>
    <w:p w14:paraId="51E827F4" w14:textId="77777777" w:rsidR="008F04AE" w:rsidRPr="00C36E21" w:rsidRDefault="008F04AE" w:rsidP="79228EE3">
      <w:pPr>
        <w:pStyle w:val="Heading2"/>
        <w:rPr>
          <w:rFonts w:ascii="IBM Plex Sans" w:eastAsia="IBM Plex Sans" w:hAnsi="IBM Plex Sans" w:cs="IBM Plex Sans"/>
          <w:lang w:val="en-US"/>
        </w:rPr>
      </w:pPr>
    </w:p>
    <w:p w14:paraId="05920743" w14:textId="0FE4EA21" w:rsidR="002E241E" w:rsidRPr="00C36E21" w:rsidRDefault="79228EE3" w:rsidP="79228EE3">
      <w:pPr>
        <w:pStyle w:val="Heading2"/>
        <w:rPr>
          <w:rFonts w:ascii="IBM Plex Sans" w:eastAsia="IBM Plex Sans" w:hAnsi="IBM Plex Sans" w:cs="IBM Plex Sans"/>
          <w:lang w:val="en-US"/>
        </w:rPr>
      </w:pPr>
      <w:bookmarkStart w:id="10" w:name="_Toc97549861"/>
      <w:bookmarkStart w:id="11" w:name="_Toc97805509"/>
      <w:r w:rsidRPr="79228EE3">
        <w:rPr>
          <w:rFonts w:ascii="IBM Plex Sans" w:eastAsia="IBM Plex Sans" w:hAnsi="IBM Plex Sans" w:cs="IBM Plex Sans"/>
          <w:lang w:val="en-US"/>
        </w:rPr>
        <w:t>Create project</w:t>
      </w:r>
      <w:bookmarkEnd w:id="10"/>
      <w:bookmarkEnd w:id="11"/>
    </w:p>
    <w:p w14:paraId="545DAA13" w14:textId="3E24B4B5" w:rsidR="00AC511B"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You can create a new project or use an existing project that you have access to. </w:t>
      </w:r>
    </w:p>
    <w:p w14:paraId="2135550E" w14:textId="1DF3A6E4" w:rsidR="0092491D"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To create a new project, open left hand side menu and click </w:t>
      </w:r>
      <w:r w:rsidRPr="39380ADE">
        <w:rPr>
          <w:rStyle w:val="Strong"/>
          <w:rFonts w:ascii="IBM Plex Sans" w:eastAsia="IBM Plex Sans" w:hAnsi="IBM Plex Sans" w:cs="IBM Plex Sans"/>
          <w:sz w:val="20"/>
          <w:szCs w:val="20"/>
          <w:lang w:val="en-US"/>
        </w:rPr>
        <w:t>View all projects</w:t>
      </w:r>
      <w:r w:rsidRPr="39380ADE">
        <w:rPr>
          <w:rFonts w:ascii="IBM Plex Sans" w:eastAsia="IBM Plex Sans" w:hAnsi="IBM Plex Sans" w:cs="IBM Plex Sans"/>
          <w:sz w:val="20"/>
          <w:szCs w:val="20"/>
          <w:lang w:val="en-US"/>
        </w:rPr>
        <w:t xml:space="preserve"> under </w:t>
      </w:r>
      <w:r w:rsidRPr="39380ADE">
        <w:rPr>
          <w:rStyle w:val="Strong"/>
          <w:rFonts w:ascii="IBM Plex Sans" w:eastAsia="IBM Plex Sans" w:hAnsi="IBM Plex Sans" w:cs="IBM Plex Sans"/>
          <w:sz w:val="20"/>
          <w:szCs w:val="20"/>
          <w:lang w:val="en-US"/>
        </w:rPr>
        <w:t>Projects</w:t>
      </w:r>
      <w:r w:rsidRPr="39380ADE">
        <w:rPr>
          <w:rFonts w:ascii="IBM Plex Sans" w:eastAsia="IBM Plex Sans" w:hAnsi="IBM Plex Sans" w:cs="IBM Plex Sans"/>
          <w:sz w:val="20"/>
          <w:szCs w:val="20"/>
          <w:lang w:val="en-US"/>
        </w:rPr>
        <w:t xml:space="preserve"> menu group.</w:t>
      </w:r>
    </w:p>
    <w:p w14:paraId="275639F1" w14:textId="0B1C3C20" w:rsidR="0092491D"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Then click </w:t>
      </w:r>
      <w:proofErr w:type="gramStart"/>
      <w:r w:rsidRPr="39380ADE">
        <w:rPr>
          <w:rStyle w:val="Strong"/>
          <w:rFonts w:ascii="IBM Plex Sans" w:eastAsia="IBM Plex Sans" w:hAnsi="IBM Plex Sans" w:cs="IBM Plex Sans"/>
          <w:sz w:val="20"/>
          <w:szCs w:val="20"/>
          <w:lang w:val="en-US"/>
        </w:rPr>
        <w:t>New</w:t>
      </w:r>
      <w:proofErr w:type="gramEnd"/>
      <w:r w:rsidRPr="39380ADE">
        <w:rPr>
          <w:rStyle w:val="Strong"/>
          <w:rFonts w:ascii="IBM Plex Sans" w:eastAsia="IBM Plex Sans" w:hAnsi="IBM Plex Sans" w:cs="IBM Plex Sans"/>
          <w:sz w:val="20"/>
          <w:szCs w:val="20"/>
          <w:lang w:val="en-US"/>
        </w:rPr>
        <w:t xml:space="preserve"> project</w:t>
      </w:r>
    </w:p>
    <w:p w14:paraId="72BDAD3E" w14:textId="05DF1BC2" w:rsidR="0092491D" w:rsidRPr="00C36E21" w:rsidRDefault="0092491D" w:rsidP="79228EE3">
      <w:pPr>
        <w:rPr>
          <w:rFonts w:ascii="IBM Plex Sans" w:eastAsia="IBM Plex Sans" w:hAnsi="IBM Plex Sans" w:cs="IBM Plex Sans"/>
          <w:lang w:val="en-US"/>
        </w:rPr>
      </w:pPr>
      <w:r>
        <w:rPr>
          <w:noProof/>
        </w:rPr>
        <w:drawing>
          <wp:inline distT="0" distB="0" distL="0" distR="0" wp14:anchorId="29EAE38D" wp14:editId="3B94AD2F">
            <wp:extent cx="5731510" cy="3397250"/>
            <wp:effectExtent l="0" t="0" r="0" b="635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31510" cy="3397250"/>
                    </a:xfrm>
                    <a:prstGeom prst="rect">
                      <a:avLst/>
                    </a:prstGeom>
                  </pic:spPr>
                </pic:pic>
              </a:graphicData>
            </a:graphic>
          </wp:inline>
        </w:drawing>
      </w:r>
    </w:p>
    <w:p w14:paraId="5B388B96" w14:textId="196AECC7" w:rsidR="0092491D" w:rsidRPr="00C36E21" w:rsidRDefault="0092491D" w:rsidP="79228EE3">
      <w:pPr>
        <w:rPr>
          <w:rFonts w:ascii="IBM Plex Sans" w:eastAsia="IBM Plex Sans" w:hAnsi="IBM Plex Sans" w:cs="IBM Plex Sans"/>
          <w:lang w:val="en-US"/>
        </w:rPr>
      </w:pPr>
    </w:p>
    <w:p w14:paraId="360A5FBE" w14:textId="19F6FB71" w:rsidR="0092491D"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Click </w:t>
      </w:r>
      <w:r w:rsidRPr="39380ADE">
        <w:rPr>
          <w:rStyle w:val="Strong"/>
          <w:rFonts w:ascii="IBM Plex Sans" w:eastAsia="IBM Plex Sans" w:hAnsi="IBM Plex Sans" w:cs="IBM Plex Sans"/>
          <w:sz w:val="20"/>
          <w:szCs w:val="20"/>
          <w:lang w:val="en-US"/>
        </w:rPr>
        <w:t>Create an empty project</w:t>
      </w:r>
    </w:p>
    <w:p w14:paraId="0A9214EB" w14:textId="1AD29D0A" w:rsidR="0092491D" w:rsidRPr="00C36E21" w:rsidRDefault="0092491D" w:rsidP="79228EE3">
      <w:pPr>
        <w:rPr>
          <w:rFonts w:ascii="IBM Plex Sans" w:eastAsia="IBM Plex Sans" w:hAnsi="IBM Plex Sans" w:cs="IBM Plex Sans"/>
          <w:lang w:val="en-US"/>
        </w:rPr>
      </w:pPr>
      <w:r>
        <w:rPr>
          <w:noProof/>
        </w:rPr>
        <w:drawing>
          <wp:inline distT="0" distB="0" distL="0" distR="0" wp14:anchorId="1CDF4DDE" wp14:editId="358C0E64">
            <wp:extent cx="5731510" cy="3592830"/>
            <wp:effectExtent l="0" t="0" r="0" b="127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31510" cy="3592830"/>
                    </a:xfrm>
                    <a:prstGeom prst="rect">
                      <a:avLst/>
                    </a:prstGeom>
                  </pic:spPr>
                </pic:pic>
              </a:graphicData>
            </a:graphic>
          </wp:inline>
        </w:drawing>
      </w:r>
    </w:p>
    <w:p w14:paraId="2A23085E" w14:textId="7A25B621" w:rsidR="0092491D" w:rsidRPr="00C36E21" w:rsidRDefault="0092491D" w:rsidP="79228EE3">
      <w:pPr>
        <w:pStyle w:val="Heading2"/>
        <w:rPr>
          <w:rFonts w:ascii="IBM Plex Sans" w:eastAsia="IBM Plex Sans" w:hAnsi="IBM Plex Sans" w:cs="IBM Plex Sans"/>
          <w:lang w:val="en-US"/>
        </w:rPr>
      </w:pPr>
    </w:p>
    <w:p w14:paraId="13C90F5F" w14:textId="6CD145BB" w:rsidR="0092491D" w:rsidRPr="00C36E21" w:rsidRDefault="39380ADE" w:rsidP="39380ADE">
      <w:pPr>
        <w:rPr>
          <w:rFonts w:ascii="IBM Plex Sans" w:eastAsia="IBM Plex Sans" w:hAnsi="IBM Plex Sans" w:cs="IBM Plex Sans"/>
          <w:lang w:val="en-US" w:eastAsia="en-US"/>
        </w:rPr>
      </w:pPr>
      <w:r w:rsidRPr="39380ADE">
        <w:rPr>
          <w:rFonts w:ascii="IBM Plex Sans" w:eastAsia="IBM Plex Sans" w:hAnsi="IBM Plex Sans" w:cs="IBM Plex Sans"/>
          <w:sz w:val="20"/>
          <w:szCs w:val="20"/>
          <w:lang w:val="en-US" w:eastAsia="en-US"/>
        </w:rPr>
        <w:t>For demo purposes, use “</w:t>
      </w:r>
      <w:r w:rsidRPr="39380ADE">
        <w:rPr>
          <w:rStyle w:val="Strong"/>
          <w:rFonts w:ascii="IBM Plex Sans" w:eastAsia="IBM Plex Sans" w:hAnsi="IBM Plex Sans" w:cs="IBM Plex Sans"/>
          <w:sz w:val="20"/>
          <w:szCs w:val="20"/>
          <w:lang w:val="en-US"/>
        </w:rPr>
        <w:t xml:space="preserve">Metadata Enrichment demo </w:t>
      </w:r>
      <w:proofErr w:type="gramStart"/>
      <w:r w:rsidRPr="39380ADE">
        <w:rPr>
          <w:rStyle w:val="Strong"/>
          <w:rFonts w:ascii="IBM Plex Sans" w:eastAsia="IBM Plex Sans" w:hAnsi="IBM Plex Sans" w:cs="IBM Plex Sans"/>
          <w:sz w:val="20"/>
          <w:szCs w:val="20"/>
          <w:lang w:val="en-US"/>
        </w:rPr>
        <w:t>project</w:t>
      </w:r>
      <w:r w:rsidRPr="39380ADE">
        <w:rPr>
          <w:rFonts w:ascii="IBM Plex Sans" w:eastAsia="IBM Plex Sans" w:hAnsi="IBM Plex Sans" w:cs="IBM Plex Sans"/>
          <w:sz w:val="20"/>
          <w:szCs w:val="20"/>
          <w:lang w:val="en-US" w:eastAsia="en-US"/>
        </w:rPr>
        <w:t>“ as</w:t>
      </w:r>
      <w:proofErr w:type="gramEnd"/>
      <w:r w:rsidRPr="39380ADE">
        <w:rPr>
          <w:rFonts w:ascii="IBM Plex Sans" w:eastAsia="IBM Plex Sans" w:hAnsi="IBM Plex Sans" w:cs="IBM Plex Sans"/>
          <w:sz w:val="20"/>
          <w:szCs w:val="20"/>
          <w:lang w:val="en-US" w:eastAsia="en-US"/>
        </w:rPr>
        <w:t xml:space="preserve"> a name. Description is optional. Click </w:t>
      </w:r>
      <w:r w:rsidRPr="39380ADE">
        <w:rPr>
          <w:rStyle w:val="Strong"/>
          <w:rFonts w:ascii="IBM Plex Sans" w:eastAsia="IBM Plex Sans" w:hAnsi="IBM Plex Sans" w:cs="IBM Plex Sans"/>
          <w:sz w:val="20"/>
          <w:szCs w:val="20"/>
          <w:lang w:val="en-US"/>
        </w:rPr>
        <w:t>Create</w:t>
      </w:r>
      <w:r w:rsidRPr="39380ADE">
        <w:rPr>
          <w:rFonts w:ascii="IBM Plex Sans" w:eastAsia="IBM Plex Sans" w:hAnsi="IBM Plex Sans" w:cs="IBM Plex Sans"/>
          <w:sz w:val="20"/>
          <w:szCs w:val="20"/>
          <w:lang w:val="en-US" w:eastAsia="en-US"/>
        </w:rPr>
        <w:t>.</w:t>
      </w:r>
    </w:p>
    <w:p w14:paraId="5DF0CE43" w14:textId="5FB0F848" w:rsidR="0092491D" w:rsidRPr="00C36E21" w:rsidRDefault="009208F9" w:rsidP="79228EE3">
      <w:pPr>
        <w:rPr>
          <w:rFonts w:ascii="IBM Plex Sans" w:eastAsia="IBM Plex Sans" w:hAnsi="IBM Plex Sans" w:cs="IBM Plex Sans"/>
          <w:lang w:val="en-US"/>
        </w:rPr>
      </w:pPr>
      <w:r>
        <w:rPr>
          <w:noProof/>
        </w:rPr>
        <w:drawing>
          <wp:inline distT="0" distB="0" distL="0" distR="0" wp14:anchorId="2331D985" wp14:editId="7F25F01B">
            <wp:extent cx="5731510" cy="4485005"/>
            <wp:effectExtent l="0" t="0" r="0" b="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31510" cy="4485005"/>
                    </a:xfrm>
                    <a:prstGeom prst="rect">
                      <a:avLst/>
                    </a:prstGeom>
                  </pic:spPr>
                </pic:pic>
              </a:graphicData>
            </a:graphic>
          </wp:inline>
        </w:drawing>
      </w:r>
    </w:p>
    <w:p w14:paraId="67BF3491" w14:textId="72A86E19" w:rsidR="009208F9" w:rsidRPr="00C36E21" w:rsidRDefault="009208F9" w:rsidP="79228EE3">
      <w:pPr>
        <w:rPr>
          <w:rFonts w:ascii="IBM Plex Sans" w:eastAsia="IBM Plex Sans" w:hAnsi="IBM Plex Sans" w:cs="IBM Plex Sans"/>
          <w:lang w:val="en-US" w:eastAsia="en-US"/>
        </w:rPr>
      </w:pPr>
    </w:p>
    <w:p w14:paraId="51D85101" w14:textId="77777777" w:rsidR="009208F9" w:rsidRPr="00C36E21" w:rsidRDefault="009208F9" w:rsidP="79228EE3">
      <w:pPr>
        <w:rPr>
          <w:rFonts w:ascii="IBM Plex Sans" w:eastAsia="IBM Plex Sans" w:hAnsi="IBM Plex Sans" w:cs="IBM Plex Sans"/>
          <w:lang w:val="en-US" w:eastAsia="en-US"/>
        </w:rPr>
      </w:pPr>
    </w:p>
    <w:p w14:paraId="6106B91D" w14:textId="24824382" w:rsidR="00E8398C" w:rsidRPr="00C36E21" w:rsidRDefault="39380ADE" w:rsidP="79228EE3">
      <w:pPr>
        <w:pStyle w:val="Heading2"/>
        <w:rPr>
          <w:rFonts w:ascii="IBM Plex Sans" w:eastAsia="IBM Plex Sans" w:hAnsi="IBM Plex Sans" w:cs="IBM Plex Sans"/>
          <w:lang w:val="en-US"/>
        </w:rPr>
      </w:pPr>
      <w:bookmarkStart w:id="12" w:name="_Toc97549862"/>
      <w:bookmarkStart w:id="13" w:name="_Toc97805510"/>
      <w:r w:rsidRPr="39380ADE">
        <w:rPr>
          <w:rFonts w:ascii="IBM Plex Sans" w:eastAsia="IBM Plex Sans" w:hAnsi="IBM Plex Sans" w:cs="IBM Plex Sans"/>
          <w:lang w:val="en-US"/>
        </w:rPr>
        <w:t>Create a connection</w:t>
      </w:r>
      <w:bookmarkEnd w:id="12"/>
      <w:bookmarkEnd w:id="13"/>
    </w:p>
    <w:p w14:paraId="75B23252" w14:textId="506759C6" w:rsidR="0002210C"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Go to </w:t>
      </w:r>
      <w:r w:rsidRPr="39380ADE">
        <w:rPr>
          <w:rStyle w:val="Strong"/>
          <w:rFonts w:ascii="IBM Plex Sans" w:eastAsia="IBM Plex Sans" w:hAnsi="IBM Plex Sans" w:cs="IBM Plex Sans"/>
          <w:sz w:val="20"/>
          <w:szCs w:val="20"/>
          <w:lang w:val="en-US"/>
        </w:rPr>
        <w:t>Assets</w:t>
      </w:r>
      <w:r w:rsidRPr="39380ADE">
        <w:rPr>
          <w:rFonts w:ascii="IBM Plex Sans" w:eastAsia="IBM Plex Sans" w:hAnsi="IBM Plex Sans" w:cs="IBM Plex Sans"/>
          <w:sz w:val="20"/>
          <w:szCs w:val="20"/>
          <w:lang w:val="en-US"/>
        </w:rPr>
        <w:t xml:space="preserve"> tab in Project view. Click </w:t>
      </w:r>
      <w:r w:rsidR="00A644CF">
        <w:rPr>
          <w:rStyle w:val="Strong"/>
          <w:rFonts w:ascii="IBM Plex Sans" w:eastAsia="IBM Plex Sans" w:hAnsi="IBM Plex Sans" w:cs="IBM Plex Sans"/>
          <w:sz w:val="20"/>
          <w:szCs w:val="20"/>
          <w:lang w:val="en-US"/>
        </w:rPr>
        <w:t xml:space="preserve">New Asset </w:t>
      </w:r>
      <w:r w:rsidRPr="39380ADE">
        <w:rPr>
          <w:rFonts w:ascii="IBM Plex Sans" w:eastAsia="IBM Plex Sans" w:hAnsi="IBM Plex Sans" w:cs="IBM Plex Sans"/>
          <w:sz w:val="20"/>
          <w:szCs w:val="20"/>
          <w:lang w:val="en-US"/>
        </w:rPr>
        <w:t xml:space="preserve">button. Select </w:t>
      </w:r>
      <w:r w:rsidRPr="39380ADE">
        <w:rPr>
          <w:rStyle w:val="Strong"/>
          <w:rFonts w:ascii="IBM Plex Sans" w:eastAsia="IBM Plex Sans" w:hAnsi="IBM Plex Sans" w:cs="IBM Plex Sans"/>
          <w:sz w:val="20"/>
          <w:szCs w:val="20"/>
          <w:lang w:val="en-US"/>
        </w:rPr>
        <w:t>Connection.</w:t>
      </w:r>
    </w:p>
    <w:p w14:paraId="2CF4C5FB" w14:textId="13913BC3" w:rsidR="006C5247" w:rsidRPr="00C36E21" w:rsidRDefault="00424285" w:rsidP="79228EE3">
      <w:pPr>
        <w:rPr>
          <w:rFonts w:ascii="IBM Plex Sans" w:eastAsia="IBM Plex Sans" w:hAnsi="IBM Plex Sans" w:cs="IBM Plex Sans"/>
          <w:lang w:val="en-US"/>
        </w:rPr>
      </w:pPr>
      <w:r>
        <w:rPr>
          <w:noProof/>
        </w:rPr>
        <w:lastRenderedPageBreak/>
        <w:drawing>
          <wp:inline distT="0" distB="0" distL="0" distR="0" wp14:anchorId="5240FA8A" wp14:editId="0E9EA642">
            <wp:extent cx="5731510" cy="4218940"/>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31510" cy="4218940"/>
                    </a:xfrm>
                    <a:prstGeom prst="rect">
                      <a:avLst/>
                    </a:prstGeom>
                  </pic:spPr>
                </pic:pic>
              </a:graphicData>
            </a:graphic>
          </wp:inline>
        </w:drawing>
      </w:r>
    </w:p>
    <w:p w14:paraId="45AE7371" w14:textId="508F9A74" w:rsidR="00424285" w:rsidRPr="00C36E21" w:rsidRDefault="00424285" w:rsidP="79228EE3">
      <w:pPr>
        <w:rPr>
          <w:rFonts w:ascii="IBM Plex Sans" w:eastAsia="IBM Plex Sans" w:hAnsi="IBM Plex Sans" w:cs="IBM Plex Sans"/>
          <w:lang w:val="en-US"/>
        </w:rPr>
      </w:pPr>
    </w:p>
    <w:p w14:paraId="30253D44" w14:textId="65220FCB" w:rsidR="00424285"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Select connection type</w:t>
      </w:r>
    </w:p>
    <w:p w14:paraId="2D133D06" w14:textId="76A0312C" w:rsidR="00424285" w:rsidRPr="00C36E21" w:rsidRDefault="00424285" w:rsidP="79228EE3">
      <w:pPr>
        <w:rPr>
          <w:rFonts w:ascii="IBM Plex Sans" w:eastAsia="IBM Plex Sans" w:hAnsi="IBM Plex Sans" w:cs="IBM Plex Sans"/>
          <w:lang w:val="en-US"/>
        </w:rPr>
      </w:pPr>
      <w:r>
        <w:rPr>
          <w:noProof/>
        </w:rPr>
        <w:drawing>
          <wp:inline distT="0" distB="0" distL="0" distR="0" wp14:anchorId="5680B0AE" wp14:editId="1961D27E">
            <wp:extent cx="5731510" cy="3950335"/>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3950335"/>
                    </a:xfrm>
                    <a:prstGeom prst="rect">
                      <a:avLst/>
                    </a:prstGeom>
                  </pic:spPr>
                </pic:pic>
              </a:graphicData>
            </a:graphic>
          </wp:inline>
        </w:drawing>
      </w:r>
    </w:p>
    <w:p w14:paraId="7A8B49AF" w14:textId="6D89E45A" w:rsidR="00424285" w:rsidRPr="00C36E21" w:rsidRDefault="00424285" w:rsidP="79228EE3">
      <w:pPr>
        <w:rPr>
          <w:rFonts w:ascii="IBM Plex Sans" w:eastAsia="IBM Plex Sans" w:hAnsi="IBM Plex Sans" w:cs="IBM Plex Sans"/>
          <w:lang w:val="en-US"/>
        </w:rPr>
      </w:pPr>
    </w:p>
    <w:p w14:paraId="5E0A47FB" w14:textId="66C4C04D" w:rsidR="00424285" w:rsidRPr="00C36E21" w:rsidRDefault="00424285" w:rsidP="79228EE3">
      <w:pPr>
        <w:rPr>
          <w:rFonts w:ascii="IBM Plex Sans" w:eastAsia="IBM Plex Sans" w:hAnsi="IBM Plex Sans" w:cs="IBM Plex Sans"/>
          <w:lang w:val="en-US"/>
        </w:rPr>
      </w:pPr>
      <w:r>
        <w:rPr>
          <w:noProof/>
        </w:rPr>
        <w:lastRenderedPageBreak/>
        <w:drawing>
          <wp:inline distT="0" distB="0" distL="0" distR="0" wp14:anchorId="735A6B84" wp14:editId="2376A618">
            <wp:extent cx="5731510" cy="395859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731510" cy="3958590"/>
                    </a:xfrm>
                    <a:prstGeom prst="rect">
                      <a:avLst/>
                    </a:prstGeom>
                  </pic:spPr>
                </pic:pic>
              </a:graphicData>
            </a:graphic>
          </wp:inline>
        </w:drawing>
      </w:r>
    </w:p>
    <w:p w14:paraId="251236D8" w14:textId="46CED363" w:rsidR="00223577" w:rsidRPr="00C36E21" w:rsidRDefault="00223577" w:rsidP="79228EE3">
      <w:pPr>
        <w:rPr>
          <w:rFonts w:ascii="IBM Plex Sans" w:eastAsia="IBM Plex Sans" w:hAnsi="IBM Plex Sans" w:cs="IBM Plex Sans"/>
          <w:lang w:val="en-US"/>
        </w:rPr>
      </w:pPr>
    </w:p>
    <w:p w14:paraId="01582ECB" w14:textId="1954DAA1" w:rsidR="00223577" w:rsidRPr="00C36E21" w:rsidRDefault="39380ADE" w:rsidP="39380ADE">
      <w:pPr>
        <w:rPr>
          <w:rFonts w:ascii="IBM Plex Sans" w:eastAsia="IBM Plex Sans" w:hAnsi="IBM Plex Sans" w:cs="IBM Plex Sans"/>
          <w:sz w:val="20"/>
          <w:szCs w:val="20"/>
          <w:lang w:val="en-US" w:eastAsia="en-US"/>
        </w:rPr>
      </w:pPr>
      <w:r w:rsidRPr="39380ADE">
        <w:rPr>
          <w:rFonts w:ascii="IBM Plex Sans" w:eastAsia="IBM Plex Sans" w:hAnsi="IBM Plex Sans" w:cs="IBM Plex Sans"/>
          <w:sz w:val="20"/>
          <w:szCs w:val="20"/>
          <w:lang w:val="en-US" w:eastAsia="en-US"/>
        </w:rPr>
        <w:t>For demo purposes, use “</w:t>
      </w:r>
      <w:r w:rsidRPr="39380ADE">
        <w:rPr>
          <w:rStyle w:val="Strong"/>
          <w:rFonts w:ascii="IBM Plex Sans" w:eastAsia="IBM Plex Sans" w:hAnsi="IBM Plex Sans" w:cs="IBM Plex Sans"/>
          <w:sz w:val="20"/>
          <w:szCs w:val="20"/>
          <w:lang w:val="en-US"/>
        </w:rPr>
        <w:t xml:space="preserve">Data Fabric Trial - Db2 </w:t>
      </w:r>
      <w:proofErr w:type="gramStart"/>
      <w:r w:rsidRPr="39380ADE">
        <w:rPr>
          <w:rStyle w:val="Strong"/>
          <w:rFonts w:ascii="IBM Plex Sans" w:eastAsia="IBM Plex Sans" w:hAnsi="IBM Plex Sans" w:cs="IBM Plex Sans"/>
          <w:sz w:val="20"/>
          <w:szCs w:val="20"/>
          <w:lang w:val="en-US"/>
        </w:rPr>
        <w:t>Warehouse</w:t>
      </w:r>
      <w:r w:rsidRPr="39380ADE">
        <w:rPr>
          <w:rFonts w:ascii="IBM Plex Sans" w:eastAsia="IBM Plex Sans" w:hAnsi="IBM Plex Sans" w:cs="IBM Plex Sans"/>
          <w:sz w:val="20"/>
          <w:szCs w:val="20"/>
          <w:lang w:val="en-US" w:eastAsia="en-US"/>
        </w:rPr>
        <w:t>“ as</w:t>
      </w:r>
      <w:proofErr w:type="gramEnd"/>
      <w:r w:rsidRPr="39380ADE">
        <w:rPr>
          <w:rFonts w:ascii="IBM Plex Sans" w:eastAsia="IBM Plex Sans" w:hAnsi="IBM Plex Sans" w:cs="IBM Plex Sans"/>
          <w:sz w:val="20"/>
          <w:szCs w:val="20"/>
          <w:lang w:val="en-US" w:eastAsia="en-US"/>
        </w:rPr>
        <w:t xml:space="preserve"> a connection name. Description is optional.</w:t>
      </w:r>
    </w:p>
    <w:p w14:paraId="2621EB3D" w14:textId="6E65A09F" w:rsidR="00223577" w:rsidRPr="00C36E21" w:rsidRDefault="00CE164B" w:rsidP="79228EE3">
      <w:pPr>
        <w:rPr>
          <w:rFonts w:ascii="IBM Plex Sans" w:eastAsia="IBM Plex Sans" w:hAnsi="IBM Plex Sans" w:cs="IBM Plex Sans"/>
          <w:lang w:val="en-US"/>
        </w:rPr>
      </w:pPr>
      <w:r>
        <w:rPr>
          <w:noProof/>
        </w:rPr>
        <w:drawing>
          <wp:inline distT="0" distB="0" distL="0" distR="0" wp14:anchorId="4BCFDC70" wp14:editId="17D6AC9C">
            <wp:extent cx="5731510" cy="3707130"/>
            <wp:effectExtent l="0" t="0" r="0" b="127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07130"/>
                    </a:xfrm>
                    <a:prstGeom prst="rect">
                      <a:avLst/>
                    </a:prstGeom>
                  </pic:spPr>
                </pic:pic>
              </a:graphicData>
            </a:graphic>
          </wp:inline>
        </w:drawing>
      </w:r>
    </w:p>
    <w:p w14:paraId="0AB90276" w14:textId="58219FBD" w:rsidR="00424285" w:rsidRPr="00C36E21" w:rsidRDefault="00424285" w:rsidP="79228EE3">
      <w:pPr>
        <w:pStyle w:val="list-bullet1"/>
        <w:rPr>
          <w:rStyle w:val="author-16428751841"/>
          <w:rFonts w:ascii="IBM Plex Sans" w:eastAsia="IBM Plex Sans" w:hAnsi="IBM Plex Sans" w:cs="IBM Plex Sans"/>
          <w:lang w:val="en-US"/>
        </w:rPr>
      </w:pPr>
    </w:p>
    <w:p w14:paraId="37A2E594" w14:textId="5AD8FDB0" w:rsidR="007D0DCD" w:rsidRPr="00C36E21" w:rsidRDefault="39380ADE" w:rsidP="39380ADE">
      <w:pPr>
        <w:pStyle w:val="list-bullet2"/>
        <w:rPr>
          <w:rStyle w:val="author-16428751841"/>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lastRenderedPageBreak/>
        <w:t>For demo purposes, we are using following credentials:</w:t>
      </w:r>
    </w:p>
    <w:p w14:paraId="52569A3D" w14:textId="73E92C29" w:rsidR="006C5247" w:rsidRPr="00C36E21" w:rsidRDefault="39380ADE" w:rsidP="39380ADE">
      <w:pPr>
        <w:pStyle w:val="list-bullet2"/>
        <w:numPr>
          <w:ilvl w:val="1"/>
          <w:numId w:val="7"/>
        </w:numPr>
        <w:rPr>
          <w:rFonts w:ascii="IBM Plex Sans" w:eastAsia="IBM Plex Sans" w:hAnsi="IBM Plex Sans" w:cs="IBM Plex Sans"/>
          <w:sz w:val="20"/>
          <w:szCs w:val="20"/>
          <w:lang w:val="en-US"/>
        </w:rPr>
      </w:pPr>
      <w:r w:rsidRPr="39380ADE">
        <w:rPr>
          <w:rStyle w:val="author-16428751841"/>
          <w:rFonts w:ascii="IBM Plex Sans" w:eastAsia="IBM Plex Sans" w:hAnsi="IBM Plex Sans" w:cs="IBM Plex Sans"/>
          <w:color w:val="222222"/>
          <w:sz w:val="20"/>
          <w:szCs w:val="20"/>
          <w:lang w:val="en-US"/>
        </w:rPr>
        <w:t>Name: Data Fabric Trial - Db2 Warehouse       </w:t>
      </w:r>
    </w:p>
    <w:p w14:paraId="5F67EB6D" w14:textId="77777777" w:rsidR="006C5247" w:rsidRPr="00C36E21" w:rsidRDefault="39380ADE" w:rsidP="39380ADE">
      <w:pPr>
        <w:pStyle w:val="list-bullet2"/>
        <w:numPr>
          <w:ilvl w:val="1"/>
          <w:numId w:val="7"/>
        </w:numPr>
        <w:rPr>
          <w:rFonts w:ascii="IBM Plex Sans" w:eastAsia="IBM Plex Sans" w:hAnsi="IBM Plex Sans" w:cs="IBM Plex Sans"/>
          <w:sz w:val="20"/>
          <w:szCs w:val="20"/>
          <w:lang w:val="en-US"/>
        </w:rPr>
      </w:pPr>
      <w:r w:rsidRPr="39380ADE">
        <w:rPr>
          <w:rStyle w:val="author-16428751841"/>
          <w:rFonts w:ascii="IBM Plex Sans" w:eastAsia="IBM Plex Sans" w:hAnsi="IBM Plex Sans" w:cs="IBM Plex Sans"/>
          <w:color w:val="222222"/>
          <w:sz w:val="20"/>
          <w:szCs w:val="20"/>
          <w:lang w:val="en-US"/>
        </w:rPr>
        <w:t>Database: BLUDB</w:t>
      </w:r>
    </w:p>
    <w:p w14:paraId="30BFA990" w14:textId="77777777" w:rsidR="006C5247" w:rsidRPr="00C36E21" w:rsidRDefault="39380ADE" w:rsidP="39380ADE">
      <w:pPr>
        <w:pStyle w:val="list-bullet2"/>
        <w:numPr>
          <w:ilvl w:val="1"/>
          <w:numId w:val="7"/>
        </w:numPr>
        <w:rPr>
          <w:rFonts w:ascii="IBM Plex Sans" w:eastAsia="IBM Plex Sans" w:hAnsi="IBM Plex Sans" w:cs="IBM Plex Sans"/>
          <w:sz w:val="20"/>
          <w:szCs w:val="20"/>
          <w:lang w:val="en-US"/>
        </w:rPr>
      </w:pPr>
      <w:r w:rsidRPr="39380ADE">
        <w:rPr>
          <w:rStyle w:val="author-16428751841"/>
          <w:rFonts w:ascii="IBM Plex Sans" w:eastAsia="IBM Plex Sans" w:hAnsi="IBM Plex Sans" w:cs="IBM Plex Sans"/>
          <w:color w:val="222222"/>
          <w:sz w:val="20"/>
          <w:szCs w:val="20"/>
          <w:lang w:val="en-US"/>
        </w:rPr>
        <w:t>Hostname or IP address: db2w-ruggyab.us-south.db2w.cloud.ibm.com</w:t>
      </w:r>
    </w:p>
    <w:p w14:paraId="43D8C18B" w14:textId="77777777" w:rsidR="006C5247" w:rsidRPr="00C36E21" w:rsidRDefault="39380ADE" w:rsidP="39380ADE">
      <w:pPr>
        <w:pStyle w:val="list-bullet2"/>
        <w:numPr>
          <w:ilvl w:val="1"/>
          <w:numId w:val="7"/>
        </w:numPr>
        <w:rPr>
          <w:rFonts w:ascii="IBM Plex Sans" w:eastAsia="IBM Plex Sans" w:hAnsi="IBM Plex Sans" w:cs="IBM Plex Sans"/>
          <w:sz w:val="20"/>
          <w:szCs w:val="20"/>
          <w:lang w:val="en-US"/>
        </w:rPr>
      </w:pPr>
      <w:r w:rsidRPr="39380ADE">
        <w:rPr>
          <w:rStyle w:val="author-16428751841"/>
          <w:rFonts w:ascii="IBM Plex Sans" w:eastAsia="IBM Plex Sans" w:hAnsi="IBM Plex Sans" w:cs="IBM Plex Sans"/>
          <w:color w:val="222222"/>
          <w:sz w:val="20"/>
          <w:szCs w:val="20"/>
          <w:lang w:val="en-US"/>
        </w:rPr>
        <w:t>Port: 50001</w:t>
      </w:r>
    </w:p>
    <w:p w14:paraId="6D85CF3B" w14:textId="28927B59" w:rsidR="006C5247" w:rsidRPr="00C36E21" w:rsidRDefault="39380ADE" w:rsidP="39380ADE">
      <w:pPr>
        <w:pStyle w:val="list-bullet2"/>
        <w:numPr>
          <w:ilvl w:val="1"/>
          <w:numId w:val="7"/>
        </w:numPr>
        <w:rPr>
          <w:rFonts w:ascii="IBM Plex Sans" w:eastAsia="IBM Plex Sans" w:hAnsi="IBM Plex Sans" w:cs="IBM Plex Sans"/>
          <w:sz w:val="20"/>
          <w:szCs w:val="20"/>
          <w:lang w:val="en-US"/>
        </w:rPr>
      </w:pPr>
      <w:r w:rsidRPr="39380ADE">
        <w:rPr>
          <w:rStyle w:val="author-16428751841"/>
          <w:rFonts w:ascii="IBM Plex Sans" w:eastAsia="IBM Plex Sans" w:hAnsi="IBM Plex Sans" w:cs="IBM Plex Sans"/>
          <w:color w:val="222222"/>
          <w:sz w:val="20"/>
          <w:szCs w:val="20"/>
          <w:lang w:val="en-US"/>
        </w:rPr>
        <w:t>Username: CPDEMO</w:t>
      </w:r>
    </w:p>
    <w:p w14:paraId="416BED30" w14:textId="254F7285" w:rsidR="006C5247" w:rsidRPr="00C36E21" w:rsidRDefault="39380ADE" w:rsidP="39380ADE">
      <w:pPr>
        <w:pStyle w:val="list-bullet2"/>
        <w:numPr>
          <w:ilvl w:val="1"/>
          <w:numId w:val="7"/>
        </w:numPr>
        <w:rPr>
          <w:rStyle w:val="author-16428751841"/>
          <w:rFonts w:ascii="IBM Plex Sans" w:eastAsia="IBM Plex Sans" w:hAnsi="IBM Plex Sans" w:cs="IBM Plex Sans"/>
          <w:sz w:val="20"/>
          <w:szCs w:val="20"/>
          <w:lang w:val="en-US"/>
        </w:rPr>
      </w:pPr>
      <w:r w:rsidRPr="39380ADE">
        <w:rPr>
          <w:rStyle w:val="author-16428751841"/>
          <w:rFonts w:ascii="IBM Plex Sans" w:eastAsia="IBM Plex Sans" w:hAnsi="IBM Plex Sans" w:cs="IBM Plex Sans"/>
          <w:color w:val="222222"/>
          <w:sz w:val="20"/>
          <w:szCs w:val="20"/>
          <w:lang w:val="en-US"/>
        </w:rPr>
        <w:t>Password: DataFabric@2022IBM</w:t>
      </w:r>
    </w:p>
    <w:p w14:paraId="664A8B48" w14:textId="2E764FBB" w:rsidR="00424285" w:rsidRPr="00C36E21" w:rsidRDefault="39380ADE" w:rsidP="39380ADE">
      <w:pPr>
        <w:pStyle w:val="list-bullet2"/>
        <w:numPr>
          <w:ilvl w:val="1"/>
          <w:numId w:val="7"/>
        </w:num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Check the checkbox for “Port is </w:t>
      </w:r>
      <w:r w:rsidRPr="39380ADE">
        <w:rPr>
          <w:rStyle w:val="author-16428751841"/>
          <w:rFonts w:ascii="IBM Plex Sans" w:eastAsia="IBM Plex Sans" w:hAnsi="IBM Plex Sans" w:cs="IBM Plex Sans"/>
          <w:color w:val="222222"/>
          <w:sz w:val="20"/>
          <w:szCs w:val="20"/>
          <w:lang w:val="en-US"/>
        </w:rPr>
        <w:t>SSL-Enabled”</w:t>
      </w:r>
    </w:p>
    <w:p w14:paraId="199BA590" w14:textId="3AADED26" w:rsidR="0050371B" w:rsidRPr="00C36E21" w:rsidRDefault="0050371B" w:rsidP="39380ADE">
      <w:pPr>
        <w:pStyle w:val="NormalWeb"/>
        <w:spacing w:before="0" w:beforeAutospacing="0" w:after="0" w:afterAutospacing="0"/>
        <w:rPr>
          <w:rFonts w:ascii="IBM Plex Sans" w:eastAsia="IBM Plex Sans" w:hAnsi="IBM Plex Sans" w:cs="IBM Plex Sans"/>
          <w:sz w:val="20"/>
          <w:szCs w:val="20"/>
          <w:lang w:val="en-US"/>
        </w:rPr>
      </w:pPr>
    </w:p>
    <w:p w14:paraId="58FF3BEC" w14:textId="70D1599B" w:rsidR="00257415" w:rsidRPr="00C36E21" w:rsidRDefault="39380ADE" w:rsidP="39380ADE">
      <w:pPr>
        <w:pStyle w:val="NormalWeb"/>
        <w:spacing w:before="0" w:beforeAutospacing="0" w:after="0" w:afterAutospacing="0"/>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Click the “Test Connection” button to make sure your entries are valid, and the connection is working. If the test connection is successful, click ‘Create’.</w:t>
      </w:r>
    </w:p>
    <w:p w14:paraId="494C02A3" w14:textId="77777777" w:rsidR="00896236" w:rsidRPr="00C36E21" w:rsidRDefault="00896236" w:rsidP="79228EE3">
      <w:pPr>
        <w:rPr>
          <w:rFonts w:ascii="IBM Plex Sans" w:eastAsia="IBM Plex Sans" w:hAnsi="IBM Plex Sans" w:cs="IBM Plex Sans"/>
          <w:lang w:val="en-US"/>
        </w:rPr>
      </w:pPr>
    </w:p>
    <w:p w14:paraId="4B9D820A" w14:textId="60357D05" w:rsidR="00896236" w:rsidRPr="00C36E21" w:rsidRDefault="79228EE3" w:rsidP="79228EE3">
      <w:pPr>
        <w:pStyle w:val="Heading2"/>
        <w:rPr>
          <w:ins w:id="14" w:author="Mark Hickok" w:date="2022-02-22T16:29:00Z"/>
          <w:rFonts w:ascii="IBM Plex Sans" w:eastAsia="IBM Plex Sans" w:hAnsi="IBM Plex Sans" w:cs="IBM Plex Sans"/>
          <w:b w:val="0"/>
          <w:lang w:val="en-US"/>
        </w:rPr>
      </w:pPr>
      <w:bookmarkStart w:id="15" w:name="_Toc97549863"/>
      <w:bookmarkStart w:id="16" w:name="_Toc97805511"/>
      <w:r w:rsidRPr="79228EE3">
        <w:rPr>
          <w:rFonts w:ascii="IBM Plex Sans" w:eastAsia="IBM Plex Sans" w:hAnsi="IBM Plex Sans" w:cs="IBM Plex Sans"/>
          <w:lang w:val="en-US"/>
        </w:rPr>
        <w:t>Create Metadata Import asset - Import data to the project</w:t>
      </w:r>
      <w:bookmarkEnd w:id="15"/>
      <w:bookmarkEnd w:id="16"/>
    </w:p>
    <w:p w14:paraId="75FC67D6" w14:textId="77777777" w:rsidR="00A8492B" w:rsidRPr="00C36E21" w:rsidRDefault="00A8492B" w:rsidP="79228EE3">
      <w:pPr>
        <w:rPr>
          <w:rFonts w:ascii="IBM Plex Sans" w:eastAsia="IBM Plex Sans" w:hAnsi="IBM Plex Sans" w:cs="IBM Plex Sans"/>
          <w:lang w:val="en-US"/>
        </w:rPr>
      </w:pPr>
    </w:p>
    <w:p w14:paraId="2228EFDA" w14:textId="4D247993" w:rsidR="0052244A"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In </w:t>
      </w:r>
      <w:r w:rsidRPr="39380ADE">
        <w:rPr>
          <w:rStyle w:val="Strong"/>
          <w:rFonts w:ascii="IBM Plex Sans" w:eastAsia="IBM Plex Sans" w:hAnsi="IBM Plex Sans" w:cs="IBM Plex Sans"/>
          <w:sz w:val="20"/>
          <w:szCs w:val="20"/>
          <w:lang w:val="en-US"/>
        </w:rPr>
        <w:t>Project -&gt; Assets</w:t>
      </w:r>
      <w:r w:rsidRPr="39380ADE">
        <w:rPr>
          <w:rFonts w:ascii="IBM Plex Sans" w:eastAsia="IBM Plex Sans" w:hAnsi="IBM Plex Sans" w:cs="IBM Plex Sans"/>
          <w:sz w:val="20"/>
          <w:szCs w:val="20"/>
          <w:lang w:val="en-US"/>
        </w:rPr>
        <w:t xml:space="preserve"> click </w:t>
      </w:r>
      <w:r w:rsidRPr="39380ADE">
        <w:rPr>
          <w:rStyle w:val="Strong"/>
          <w:rFonts w:ascii="IBM Plex Sans" w:eastAsia="IBM Plex Sans" w:hAnsi="IBM Plex Sans" w:cs="IBM Plex Sans"/>
          <w:sz w:val="20"/>
          <w:szCs w:val="20"/>
          <w:lang w:val="en-US"/>
        </w:rPr>
        <w:t xml:space="preserve">Add to project. </w:t>
      </w:r>
      <w:r w:rsidRPr="39380ADE">
        <w:rPr>
          <w:rFonts w:ascii="IBM Plex Sans" w:eastAsia="IBM Plex Sans" w:hAnsi="IBM Plex Sans" w:cs="IBM Plex Sans"/>
          <w:sz w:val="20"/>
          <w:szCs w:val="20"/>
          <w:lang w:val="en-US"/>
        </w:rPr>
        <w:t>Select ‘Metadata Import’. For demo purposes, use “</w:t>
      </w:r>
      <w:r w:rsidRPr="39380ADE">
        <w:rPr>
          <w:rStyle w:val="Strong"/>
          <w:rFonts w:ascii="IBM Plex Sans" w:eastAsia="IBM Plex Sans" w:hAnsi="IBM Plex Sans" w:cs="IBM Plex Sans"/>
          <w:sz w:val="20"/>
          <w:szCs w:val="20"/>
          <w:lang w:val="en-US"/>
        </w:rPr>
        <w:t>Metadata import demo – Data</w:t>
      </w:r>
      <w:r w:rsidRPr="39380ADE">
        <w:rPr>
          <w:rFonts w:ascii="IBM Plex Sans" w:eastAsia="IBM Plex Sans" w:hAnsi="IBM Plex Sans" w:cs="IBM Plex Sans"/>
          <w:sz w:val="20"/>
          <w:szCs w:val="20"/>
          <w:lang w:val="en-US"/>
        </w:rPr>
        <w:t xml:space="preserve"> </w:t>
      </w:r>
      <w:r w:rsidRPr="39380ADE">
        <w:rPr>
          <w:rStyle w:val="Strong"/>
          <w:rFonts w:ascii="IBM Plex Sans" w:eastAsia="IBM Plex Sans" w:hAnsi="IBM Plex Sans" w:cs="IBM Plex Sans"/>
          <w:sz w:val="20"/>
          <w:szCs w:val="20"/>
          <w:lang w:val="en-US"/>
        </w:rPr>
        <w:t>Fabric</w:t>
      </w:r>
      <w:r w:rsidRPr="39380ADE">
        <w:rPr>
          <w:rFonts w:ascii="IBM Plex Sans" w:eastAsia="IBM Plex Sans" w:hAnsi="IBM Plex Sans" w:cs="IBM Plex Sans"/>
          <w:sz w:val="20"/>
          <w:szCs w:val="20"/>
          <w:lang w:val="en-US"/>
        </w:rPr>
        <w:t>” as the name. Optional: enter a description. Optional: use existing tags or create new ones. Select connection created in the previous step.</w:t>
      </w:r>
    </w:p>
    <w:p w14:paraId="05AFC223" w14:textId="7EBB5DFD" w:rsidR="0052244A" w:rsidRPr="00C36E21" w:rsidRDefault="001C63E4" w:rsidP="79228EE3">
      <w:pPr>
        <w:rPr>
          <w:rFonts w:ascii="IBM Plex Sans" w:eastAsia="IBM Plex Sans" w:hAnsi="IBM Plex Sans" w:cs="IBM Plex Sans"/>
          <w:lang w:val="en-US"/>
        </w:rPr>
      </w:pPr>
      <w:r>
        <w:rPr>
          <w:noProof/>
        </w:rPr>
        <w:drawing>
          <wp:inline distT="0" distB="0" distL="0" distR="0" wp14:anchorId="7511AD44" wp14:editId="19361E22">
            <wp:extent cx="5731510" cy="3702050"/>
            <wp:effectExtent l="0" t="0" r="0" b="635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02050"/>
                    </a:xfrm>
                    <a:prstGeom prst="rect">
                      <a:avLst/>
                    </a:prstGeom>
                  </pic:spPr>
                </pic:pic>
              </a:graphicData>
            </a:graphic>
          </wp:inline>
        </w:drawing>
      </w:r>
    </w:p>
    <w:p w14:paraId="12128653" w14:textId="77777777" w:rsidR="0052244A" w:rsidRPr="00C36E21" w:rsidRDefault="0052244A" w:rsidP="79228EE3">
      <w:pPr>
        <w:rPr>
          <w:rFonts w:ascii="IBM Plex Sans" w:eastAsia="IBM Plex Sans" w:hAnsi="IBM Plex Sans" w:cs="IBM Plex Sans"/>
          <w:lang w:val="en-US"/>
        </w:rPr>
      </w:pPr>
    </w:p>
    <w:p w14:paraId="758C6E2C" w14:textId="226B877E" w:rsidR="004F093A"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Chose “This Project” for the import target. Click ‘Next’.</w:t>
      </w:r>
    </w:p>
    <w:p w14:paraId="18886EC4" w14:textId="19B9537D" w:rsidR="007D0DCD"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Select data scope. For the demo, from AI_MORTGAGE schema, select:</w:t>
      </w:r>
    </w:p>
    <w:p w14:paraId="450E1B90" w14:textId="23465CE8" w:rsidR="007D0DCD" w:rsidRPr="00C36E21" w:rsidRDefault="75C9C0B3" w:rsidP="39380ADE">
      <w:pPr>
        <w:pStyle w:val="list-bullet2"/>
        <w:numPr>
          <w:ilvl w:val="0"/>
          <w:numId w:val="8"/>
        </w:numPr>
        <w:rPr>
          <w:rStyle w:val="author-16428751841"/>
          <w:rFonts w:ascii="IBM Plex Sans" w:eastAsia="IBM Plex Sans" w:hAnsi="IBM Plex Sans" w:cs="IBM Plex Sans"/>
          <w:sz w:val="20"/>
          <w:szCs w:val="20"/>
          <w:lang w:val="en-US"/>
        </w:rPr>
      </w:pPr>
      <w:r w:rsidRPr="75C9C0B3">
        <w:rPr>
          <w:rStyle w:val="author-16428751841"/>
          <w:rFonts w:ascii="IBM Plex Sans" w:eastAsia="IBM Plex Sans" w:hAnsi="IBM Plex Sans" w:cs="IBM Plex Sans"/>
          <w:sz w:val="20"/>
          <w:szCs w:val="20"/>
          <w:lang w:val="en-US"/>
        </w:rPr>
        <w:t>COMMERCIAL_CLIENT</w:t>
      </w:r>
    </w:p>
    <w:p w14:paraId="49442C4B" w14:textId="77777777" w:rsidR="007D0DCD" w:rsidRPr="00C36E21" w:rsidRDefault="39380ADE" w:rsidP="39380ADE">
      <w:pPr>
        <w:pStyle w:val="list-bullet2"/>
        <w:numPr>
          <w:ilvl w:val="0"/>
          <w:numId w:val="8"/>
        </w:numPr>
        <w:rPr>
          <w:rStyle w:val="author-16428751841"/>
          <w:rFonts w:ascii="IBM Plex Sans" w:eastAsia="IBM Plex Sans" w:hAnsi="IBM Plex Sans" w:cs="IBM Plex Sans"/>
          <w:sz w:val="20"/>
          <w:szCs w:val="20"/>
          <w:lang w:val="en-US"/>
        </w:rPr>
      </w:pPr>
      <w:r w:rsidRPr="39380ADE">
        <w:rPr>
          <w:rStyle w:val="author-16428751841"/>
          <w:rFonts w:ascii="IBM Plex Sans" w:eastAsia="IBM Plex Sans" w:hAnsi="IBM Plex Sans" w:cs="IBM Plex Sans"/>
          <w:sz w:val="20"/>
          <w:szCs w:val="20"/>
          <w:lang w:val="en-US"/>
        </w:rPr>
        <w:t>CREDIT_SCORE</w:t>
      </w:r>
    </w:p>
    <w:p w14:paraId="57640FF0" w14:textId="12DE36B4" w:rsidR="007D0DCD" w:rsidRPr="00C36E21" w:rsidRDefault="75C9C0B3" w:rsidP="39380ADE">
      <w:pPr>
        <w:pStyle w:val="list-bullet2"/>
        <w:numPr>
          <w:ilvl w:val="0"/>
          <w:numId w:val="8"/>
        </w:numPr>
        <w:rPr>
          <w:rStyle w:val="author-16428751841"/>
          <w:rFonts w:ascii="IBM Plex Sans" w:eastAsia="IBM Plex Sans" w:hAnsi="IBM Plex Sans" w:cs="IBM Plex Sans"/>
          <w:sz w:val="20"/>
          <w:szCs w:val="20"/>
          <w:lang w:val="en-US"/>
        </w:rPr>
      </w:pPr>
      <w:r w:rsidRPr="75C9C0B3">
        <w:rPr>
          <w:rStyle w:val="author-16428751841"/>
          <w:rFonts w:ascii="IBM Plex Sans" w:eastAsia="IBM Plex Sans" w:hAnsi="IBM Plex Sans" w:cs="IBM Plex Sans"/>
          <w:sz w:val="20"/>
          <w:szCs w:val="20"/>
          <w:lang w:val="en-US"/>
        </w:rPr>
        <w:t>HOUSE_PRICE</w:t>
      </w:r>
    </w:p>
    <w:p w14:paraId="34C44A19" w14:textId="77777777" w:rsidR="007D0DCD" w:rsidRPr="00C36E21" w:rsidRDefault="39380ADE" w:rsidP="39380ADE">
      <w:pPr>
        <w:pStyle w:val="list-bullet2"/>
        <w:numPr>
          <w:ilvl w:val="0"/>
          <w:numId w:val="8"/>
        </w:numPr>
        <w:rPr>
          <w:rStyle w:val="author-16428751841"/>
          <w:rFonts w:ascii="IBM Plex Sans" w:eastAsia="IBM Plex Sans" w:hAnsi="IBM Plex Sans" w:cs="IBM Plex Sans"/>
          <w:sz w:val="20"/>
          <w:szCs w:val="20"/>
          <w:lang w:val="en-US"/>
        </w:rPr>
      </w:pPr>
      <w:r w:rsidRPr="39380ADE">
        <w:rPr>
          <w:rStyle w:val="author-16428751841"/>
          <w:rFonts w:ascii="IBM Plex Sans" w:eastAsia="IBM Plex Sans" w:hAnsi="IBM Plex Sans" w:cs="IBM Plex Sans"/>
          <w:sz w:val="20"/>
          <w:szCs w:val="20"/>
          <w:lang w:val="en-US"/>
        </w:rPr>
        <w:t>MORTGAGE_APPLICANTS</w:t>
      </w:r>
    </w:p>
    <w:p w14:paraId="695B67BD" w14:textId="06F5416D" w:rsidR="007D0DCD" w:rsidRPr="00C36E21" w:rsidRDefault="75C9C0B3" w:rsidP="39380ADE">
      <w:pPr>
        <w:pStyle w:val="list-bullet2"/>
        <w:numPr>
          <w:ilvl w:val="0"/>
          <w:numId w:val="8"/>
        </w:numPr>
        <w:rPr>
          <w:rStyle w:val="author-16428751841"/>
          <w:rFonts w:ascii="IBM Plex Sans" w:eastAsia="IBM Plex Sans" w:hAnsi="IBM Plex Sans" w:cs="IBM Plex Sans"/>
          <w:sz w:val="20"/>
          <w:szCs w:val="20"/>
          <w:lang w:val="en-US"/>
        </w:rPr>
      </w:pPr>
      <w:r w:rsidRPr="75C9C0B3">
        <w:rPr>
          <w:rStyle w:val="author-16428751841"/>
          <w:rFonts w:ascii="IBM Plex Sans" w:eastAsia="IBM Plex Sans" w:hAnsi="IBM Plex Sans" w:cs="IBM Plex Sans"/>
          <w:sz w:val="20"/>
          <w:szCs w:val="20"/>
          <w:lang w:val="en-US"/>
        </w:rPr>
        <w:t>MORTGAGE_APPLICATION</w:t>
      </w:r>
    </w:p>
    <w:p w14:paraId="62A54B7E" w14:textId="784DEE9B" w:rsidR="004F093A" w:rsidRPr="00C36E21" w:rsidRDefault="001C63E4" w:rsidP="79228EE3">
      <w:pPr>
        <w:rPr>
          <w:rFonts w:ascii="IBM Plex Sans" w:eastAsia="IBM Plex Sans" w:hAnsi="IBM Plex Sans" w:cs="IBM Plex Sans"/>
          <w:lang w:val="en-US"/>
        </w:rPr>
      </w:pPr>
      <w:r>
        <w:rPr>
          <w:noProof/>
        </w:rPr>
        <w:lastRenderedPageBreak/>
        <w:drawing>
          <wp:inline distT="0" distB="0" distL="0" distR="0" wp14:anchorId="60C7B6E1" wp14:editId="6266B611">
            <wp:extent cx="5731510" cy="3689350"/>
            <wp:effectExtent l="0" t="0" r="0" b="635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89350"/>
                    </a:xfrm>
                    <a:prstGeom prst="rect">
                      <a:avLst/>
                    </a:prstGeom>
                  </pic:spPr>
                </pic:pic>
              </a:graphicData>
            </a:graphic>
          </wp:inline>
        </w:drawing>
      </w:r>
    </w:p>
    <w:p w14:paraId="13EC2D7E" w14:textId="6699E64E" w:rsidR="0050371B" w:rsidRPr="00C36E21" w:rsidRDefault="0050371B" w:rsidP="39380ADE">
      <w:pPr>
        <w:rPr>
          <w:rFonts w:ascii="IBM Plex Sans" w:eastAsia="IBM Plex Sans" w:hAnsi="IBM Plex Sans" w:cs="IBM Plex Sans"/>
          <w:sz w:val="20"/>
          <w:szCs w:val="20"/>
          <w:lang w:val="en-US"/>
        </w:rPr>
      </w:pPr>
    </w:p>
    <w:p w14:paraId="02340E61" w14:textId="6D35A74A" w:rsidR="004F093A" w:rsidRPr="00C36E21" w:rsidRDefault="39380ADE" w:rsidP="79228EE3">
      <w:pPr>
        <w:rPr>
          <w:rFonts w:ascii="IBM Plex Sans" w:eastAsia="IBM Plex Sans" w:hAnsi="IBM Plex Sans" w:cs="IBM Plex Sans"/>
          <w:lang w:val="en-US"/>
        </w:rPr>
      </w:pPr>
      <w:r w:rsidRPr="39380ADE">
        <w:rPr>
          <w:rFonts w:ascii="IBM Plex Sans" w:eastAsia="IBM Plex Sans" w:hAnsi="IBM Plex Sans" w:cs="IBM Plex Sans"/>
          <w:sz w:val="20"/>
          <w:szCs w:val="20"/>
          <w:lang w:val="en-US"/>
        </w:rPr>
        <w:t>Click ‘Select’.</w:t>
      </w:r>
      <w:r w:rsidRPr="39380ADE">
        <w:rPr>
          <w:rFonts w:ascii="IBM Plex Sans" w:eastAsia="IBM Plex Sans" w:hAnsi="IBM Plex Sans" w:cs="IBM Plex Sans"/>
          <w:lang w:val="en-US"/>
        </w:rPr>
        <w:t xml:space="preserve"> </w:t>
      </w:r>
    </w:p>
    <w:p w14:paraId="1C40B01A" w14:textId="07308B4E" w:rsidR="004F093A" w:rsidRPr="00C36E21" w:rsidRDefault="001C63E4" w:rsidP="79228EE3">
      <w:pPr>
        <w:rPr>
          <w:rFonts w:ascii="IBM Plex Sans" w:eastAsia="IBM Plex Sans" w:hAnsi="IBM Plex Sans" w:cs="IBM Plex Sans"/>
          <w:lang w:val="en-US"/>
        </w:rPr>
      </w:pPr>
      <w:r>
        <w:rPr>
          <w:noProof/>
        </w:rPr>
        <w:drawing>
          <wp:inline distT="0" distB="0" distL="0" distR="0" wp14:anchorId="2BB9DA16" wp14:editId="6C8C13C8">
            <wp:extent cx="5731510" cy="3719195"/>
            <wp:effectExtent l="0" t="0" r="0" b="1905"/>
            <wp:docPr id="34" name="Picture 3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19195"/>
                    </a:xfrm>
                    <a:prstGeom prst="rect">
                      <a:avLst/>
                    </a:prstGeom>
                  </pic:spPr>
                </pic:pic>
              </a:graphicData>
            </a:graphic>
          </wp:inline>
        </w:drawing>
      </w:r>
    </w:p>
    <w:p w14:paraId="6C5CF5FE" w14:textId="02F61D51" w:rsidR="001C63E4" w:rsidRPr="00C36E21" w:rsidRDefault="001C63E4" w:rsidP="79228EE3">
      <w:pPr>
        <w:rPr>
          <w:rFonts w:ascii="IBM Plex Sans" w:eastAsia="IBM Plex Sans" w:hAnsi="IBM Plex Sans" w:cs="IBM Plex Sans"/>
          <w:lang w:val="en-US"/>
        </w:rPr>
      </w:pPr>
    </w:p>
    <w:p w14:paraId="71401BD6" w14:textId="77F68788" w:rsidR="001C63E4"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Click “Next”</w:t>
      </w:r>
    </w:p>
    <w:p w14:paraId="08D49725" w14:textId="53B4E3D8" w:rsidR="004F093A" w:rsidRPr="00C36E21" w:rsidRDefault="004F093A" w:rsidP="79228EE3">
      <w:pPr>
        <w:rPr>
          <w:rFonts w:ascii="IBM Plex Sans" w:eastAsia="IBM Plex Sans" w:hAnsi="IBM Plex Sans" w:cs="IBM Plex Sans"/>
          <w:lang w:val="en-US"/>
        </w:rPr>
      </w:pPr>
      <w:r>
        <w:rPr>
          <w:noProof/>
        </w:rPr>
        <w:lastRenderedPageBreak/>
        <w:drawing>
          <wp:inline distT="0" distB="0" distL="0" distR="0" wp14:anchorId="5D95C616" wp14:editId="2ADCF3D8">
            <wp:extent cx="5731510" cy="3956685"/>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731510" cy="3956685"/>
                    </a:xfrm>
                    <a:prstGeom prst="rect">
                      <a:avLst/>
                    </a:prstGeom>
                  </pic:spPr>
                </pic:pic>
              </a:graphicData>
            </a:graphic>
          </wp:inline>
        </w:drawing>
      </w:r>
    </w:p>
    <w:p w14:paraId="2AFF8F30" w14:textId="77777777" w:rsidR="004F093A" w:rsidRPr="00C36E21" w:rsidRDefault="004F093A" w:rsidP="79228EE3">
      <w:pPr>
        <w:rPr>
          <w:rFonts w:ascii="IBM Plex Sans" w:eastAsia="IBM Plex Sans" w:hAnsi="IBM Plex Sans" w:cs="IBM Plex Sans"/>
          <w:lang w:val="en-US"/>
        </w:rPr>
      </w:pPr>
    </w:p>
    <w:p w14:paraId="51EA8034" w14:textId="1AD1DBAF" w:rsidR="0050371B"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Click ‘Next’ on the Schedule optional step. Click ‘Create’.</w:t>
      </w:r>
    </w:p>
    <w:p w14:paraId="39252CA2" w14:textId="45274C57" w:rsidR="0050371B" w:rsidRPr="00C36E21" w:rsidRDefault="0050371B" w:rsidP="79228EE3">
      <w:pPr>
        <w:rPr>
          <w:rFonts w:ascii="IBM Plex Sans" w:eastAsia="IBM Plex Sans" w:hAnsi="IBM Plex Sans" w:cs="IBM Plex Sans"/>
          <w:lang w:val="en-US"/>
        </w:rPr>
      </w:pPr>
    </w:p>
    <w:p w14:paraId="0FA88EE2" w14:textId="541F4D61" w:rsidR="004F093A" w:rsidRPr="00C36E21" w:rsidRDefault="001C63E4" w:rsidP="79228EE3">
      <w:pPr>
        <w:rPr>
          <w:rFonts w:ascii="IBM Plex Sans" w:eastAsia="IBM Plex Sans" w:hAnsi="IBM Plex Sans" w:cs="IBM Plex Sans"/>
          <w:lang w:val="en-US"/>
        </w:rPr>
      </w:pPr>
      <w:r>
        <w:rPr>
          <w:noProof/>
        </w:rPr>
        <w:drawing>
          <wp:inline distT="0" distB="0" distL="0" distR="0" wp14:anchorId="4FE873AE" wp14:editId="4508E1BF">
            <wp:extent cx="5731510" cy="3723005"/>
            <wp:effectExtent l="0" t="0" r="0" b="0"/>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inline>
        </w:drawing>
      </w:r>
    </w:p>
    <w:p w14:paraId="14CA93B4" w14:textId="77777777" w:rsidR="007D0DCD" w:rsidRPr="00C36E21" w:rsidRDefault="007D0DCD" w:rsidP="79228EE3">
      <w:pPr>
        <w:rPr>
          <w:rFonts w:ascii="IBM Plex Sans" w:eastAsia="IBM Plex Sans" w:hAnsi="IBM Plex Sans" w:cs="IBM Plex Sans"/>
          <w:lang w:val="en-US"/>
        </w:rPr>
      </w:pPr>
    </w:p>
    <w:p w14:paraId="273BB9D7" w14:textId="75C4AA6A" w:rsidR="0050371B" w:rsidRPr="00C36E21" w:rsidRDefault="39380ADE" w:rsidP="39380ADE">
      <w:pPr>
        <w:rPr>
          <w:ins w:id="17" w:author="Mark Hickok" w:date="2022-02-22T15:07:00Z"/>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Wait until it finishes - Proper UI notification is displayed.</w:t>
      </w:r>
    </w:p>
    <w:p w14:paraId="0BD8CA63" w14:textId="5E3E074A" w:rsidR="00A8492B" w:rsidRPr="00C36E21" w:rsidRDefault="001C63E4" w:rsidP="79228EE3">
      <w:pPr>
        <w:rPr>
          <w:rFonts w:ascii="IBM Plex Sans" w:eastAsia="IBM Plex Sans" w:hAnsi="IBM Plex Sans" w:cs="IBM Plex Sans"/>
          <w:lang w:val="en-US"/>
        </w:rPr>
      </w:pPr>
      <w:r>
        <w:rPr>
          <w:noProof/>
        </w:rPr>
        <w:lastRenderedPageBreak/>
        <w:drawing>
          <wp:inline distT="0" distB="0" distL="0" distR="0" wp14:anchorId="0CAA7EDF" wp14:editId="0C1D2F63">
            <wp:extent cx="5731510" cy="3722370"/>
            <wp:effectExtent l="0" t="0" r="0" b="0"/>
            <wp:docPr id="36" name="Picture 3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56E85117" w14:textId="3696A12D" w:rsidR="0002210C" w:rsidRPr="00C36E21" w:rsidRDefault="79228EE3" w:rsidP="79228EE3">
      <w:pPr>
        <w:pStyle w:val="Heading1"/>
        <w:rPr>
          <w:rFonts w:ascii="IBM Plex Sans" w:eastAsia="IBM Plex Sans" w:hAnsi="IBM Plex Sans" w:cs="IBM Plex Sans"/>
          <w:lang w:val="en-US"/>
        </w:rPr>
      </w:pPr>
      <w:bookmarkStart w:id="18" w:name="_Toc97549864"/>
      <w:bookmarkStart w:id="19" w:name="_Toc97805512"/>
      <w:r w:rsidRPr="79228EE3">
        <w:rPr>
          <w:rFonts w:ascii="IBM Plex Sans" w:eastAsia="IBM Plex Sans" w:hAnsi="IBM Plex Sans" w:cs="IBM Plex Sans"/>
          <w:lang w:val="en-US"/>
        </w:rPr>
        <w:t>Metadata Enrichment</w:t>
      </w:r>
      <w:bookmarkEnd w:id="18"/>
      <w:bookmarkEnd w:id="19"/>
    </w:p>
    <w:p w14:paraId="72D56B5E" w14:textId="7440921B" w:rsidR="009944A3" w:rsidRPr="00C36E21" w:rsidRDefault="79228EE3" w:rsidP="79228EE3">
      <w:pPr>
        <w:pStyle w:val="Heading2"/>
        <w:rPr>
          <w:rFonts w:ascii="IBM Plex Sans" w:eastAsia="IBM Plex Sans" w:hAnsi="IBM Plex Sans" w:cs="IBM Plex Sans"/>
          <w:lang w:val="en-US"/>
        </w:rPr>
      </w:pPr>
      <w:bookmarkStart w:id="20" w:name="_Toc97549865"/>
      <w:bookmarkStart w:id="21" w:name="_Toc97805513"/>
      <w:r w:rsidRPr="79228EE3">
        <w:rPr>
          <w:rFonts w:ascii="IBM Plex Sans" w:eastAsia="IBM Plex Sans" w:hAnsi="IBM Plex Sans" w:cs="IBM Plex Sans"/>
          <w:lang w:val="en-US"/>
        </w:rPr>
        <w:t>Create Metadata Enrichment asset</w:t>
      </w:r>
      <w:bookmarkEnd w:id="20"/>
      <w:bookmarkEnd w:id="21"/>
    </w:p>
    <w:p w14:paraId="257330BF" w14:textId="4F21D3DF" w:rsidR="00DF7C24" w:rsidRPr="00C36E21" w:rsidRDefault="00DF7C24" w:rsidP="79228EE3">
      <w:pPr>
        <w:rPr>
          <w:rFonts w:ascii="IBM Plex Sans" w:eastAsia="IBM Plex Sans" w:hAnsi="IBM Plex Sans" w:cs="IBM Plex Sans"/>
          <w:lang w:val="en-US"/>
        </w:rPr>
      </w:pPr>
    </w:p>
    <w:p w14:paraId="50AA02E3" w14:textId="2D0E5A1A" w:rsidR="00DF7C24" w:rsidRPr="00C36E21" w:rsidRDefault="00F345CA" w:rsidP="00F345CA">
      <w:pPr>
        <w:pStyle w:val="IntenseQuote"/>
        <w:rPr>
          <w:lang w:val="en-US"/>
        </w:rPr>
      </w:pPr>
      <w:r>
        <w:rPr>
          <w:lang w:val="en-US"/>
        </w:rPr>
        <w:t>Metadata enrichment a</w:t>
      </w:r>
      <w:r w:rsidRPr="00F345CA">
        <w:rPr>
          <w:lang w:val="en-US"/>
        </w:rPr>
        <w:t>utomatically providing context, content, and quality information in a unified framework.</w:t>
      </w:r>
    </w:p>
    <w:p w14:paraId="26E4CFF2" w14:textId="77777777" w:rsidR="00DF7C24" w:rsidRPr="00C36E21" w:rsidRDefault="00DF7C24" w:rsidP="39380ADE">
      <w:pPr>
        <w:rPr>
          <w:rFonts w:ascii="IBM Plex Sans" w:eastAsia="IBM Plex Sans" w:hAnsi="IBM Plex Sans" w:cs="IBM Plex Sans"/>
          <w:sz w:val="20"/>
          <w:szCs w:val="20"/>
          <w:lang w:val="en-US"/>
        </w:rPr>
      </w:pPr>
    </w:p>
    <w:p w14:paraId="5624940C" w14:textId="77009493" w:rsidR="0050371B"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In Project -&gt; Assets click ‘Add to project’. Select ‘Metadata Enrichment’.</w:t>
      </w:r>
    </w:p>
    <w:p w14:paraId="62C9A84F" w14:textId="3B213927" w:rsidR="0050371B" w:rsidRPr="00C36E21" w:rsidRDefault="009E55C1" w:rsidP="79228EE3">
      <w:pPr>
        <w:rPr>
          <w:rFonts w:ascii="IBM Plex Sans" w:eastAsia="IBM Plex Sans" w:hAnsi="IBM Plex Sans" w:cs="IBM Plex Sans"/>
          <w:lang w:val="en-US"/>
        </w:rPr>
      </w:pPr>
      <w:r>
        <w:rPr>
          <w:noProof/>
        </w:rPr>
        <w:lastRenderedPageBreak/>
        <w:drawing>
          <wp:inline distT="0" distB="0" distL="0" distR="0" wp14:anchorId="049A5BFF" wp14:editId="1DE90134">
            <wp:extent cx="5731510" cy="3957955"/>
            <wp:effectExtent l="0" t="0" r="0" b="4445"/>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731510" cy="3957955"/>
                    </a:xfrm>
                    <a:prstGeom prst="rect">
                      <a:avLst/>
                    </a:prstGeom>
                  </pic:spPr>
                </pic:pic>
              </a:graphicData>
            </a:graphic>
          </wp:inline>
        </w:drawing>
      </w:r>
    </w:p>
    <w:p w14:paraId="049E7669" w14:textId="6ABEC7CC" w:rsidR="0050371B"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For demo purposes use </w:t>
      </w:r>
      <w:r w:rsidRPr="39380ADE">
        <w:rPr>
          <w:rStyle w:val="Strong"/>
          <w:rFonts w:ascii="IBM Plex Sans" w:eastAsia="IBM Plex Sans" w:hAnsi="IBM Plex Sans" w:cs="IBM Plex Sans"/>
          <w:sz w:val="20"/>
          <w:szCs w:val="20"/>
          <w:lang w:val="en-US"/>
        </w:rPr>
        <w:t>Metadata enrichment demo - Data Fabric</w:t>
      </w:r>
      <w:r w:rsidRPr="39380ADE">
        <w:rPr>
          <w:rFonts w:ascii="IBM Plex Sans" w:eastAsia="IBM Plex Sans" w:hAnsi="IBM Plex Sans" w:cs="IBM Plex Sans"/>
          <w:sz w:val="20"/>
          <w:szCs w:val="20"/>
          <w:lang w:val="en-US"/>
        </w:rPr>
        <w:t xml:space="preserve"> as the name or whatever you would like to use.</w:t>
      </w:r>
    </w:p>
    <w:p w14:paraId="6B08A497" w14:textId="77777777" w:rsidR="0050371B" w:rsidRPr="00C36E21" w:rsidRDefault="0050371B" w:rsidP="39380ADE">
      <w:pPr>
        <w:rPr>
          <w:rFonts w:ascii="IBM Plex Sans" w:eastAsia="IBM Plex Sans" w:hAnsi="IBM Plex Sans" w:cs="IBM Plex Sans"/>
          <w:sz w:val="20"/>
          <w:szCs w:val="20"/>
          <w:lang w:val="en-US"/>
        </w:rPr>
      </w:pPr>
    </w:p>
    <w:p w14:paraId="253A8E03" w14:textId="2F74A6DB" w:rsidR="006772AF"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Click ‘Next’.</w:t>
      </w:r>
    </w:p>
    <w:p w14:paraId="2931FBDF" w14:textId="7D986B75" w:rsidR="006772AF" w:rsidRPr="00C36E21" w:rsidRDefault="006772AF" w:rsidP="39380ADE">
      <w:pPr>
        <w:rPr>
          <w:rFonts w:ascii="IBM Plex Sans" w:eastAsia="IBM Plex Sans" w:hAnsi="IBM Plex Sans" w:cs="IBM Plex Sans"/>
          <w:sz w:val="20"/>
          <w:szCs w:val="20"/>
          <w:lang w:val="en-US"/>
        </w:rPr>
      </w:pPr>
    </w:p>
    <w:p w14:paraId="5B5F525A" w14:textId="3403E003" w:rsidR="006772AF"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Select data from project. Click on data assets and select data assets you want run MDE. I select all six available tables.</w:t>
      </w:r>
    </w:p>
    <w:p w14:paraId="13B59315" w14:textId="37D844C0" w:rsidR="009E55C1" w:rsidRPr="00C36E21" w:rsidRDefault="009E55C1" w:rsidP="79228EE3">
      <w:pPr>
        <w:rPr>
          <w:rFonts w:ascii="IBM Plex Sans" w:eastAsia="IBM Plex Sans" w:hAnsi="IBM Plex Sans" w:cs="IBM Plex Sans"/>
          <w:lang w:val="en-US"/>
        </w:rPr>
      </w:pPr>
    </w:p>
    <w:p w14:paraId="7ED25575" w14:textId="07BBFA53" w:rsidR="009E55C1" w:rsidRPr="00C36E21" w:rsidRDefault="00814C35" w:rsidP="79228EE3">
      <w:pPr>
        <w:rPr>
          <w:rFonts w:ascii="IBM Plex Sans" w:eastAsia="IBM Plex Sans" w:hAnsi="IBM Plex Sans" w:cs="IBM Plex Sans"/>
          <w:lang w:val="en-US"/>
        </w:rPr>
      </w:pPr>
      <w:r>
        <w:rPr>
          <w:noProof/>
        </w:rPr>
        <w:lastRenderedPageBreak/>
        <w:drawing>
          <wp:inline distT="0" distB="0" distL="0" distR="0" wp14:anchorId="517EE73E" wp14:editId="77B28AF0">
            <wp:extent cx="5731510" cy="3722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4CA513B2" w14:textId="73F180C2" w:rsidR="006772AF" w:rsidRPr="00C36E21" w:rsidRDefault="006772AF" w:rsidP="79228EE3">
      <w:pPr>
        <w:rPr>
          <w:rFonts w:ascii="IBM Plex Sans" w:eastAsia="IBM Plex Sans" w:hAnsi="IBM Plex Sans" w:cs="IBM Plex Sans"/>
          <w:lang w:val="en-US"/>
        </w:rPr>
      </w:pPr>
    </w:p>
    <w:p w14:paraId="12E589C4" w14:textId="50E24926" w:rsidR="006772AF" w:rsidRPr="00C36E21" w:rsidRDefault="39380ADE" w:rsidP="39380ADE">
      <w:pPr>
        <w:rPr>
          <w:ins w:id="22" w:author="Mark Hickok" w:date="2022-02-22T16:42:00Z"/>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Click ‘Select’.</w:t>
      </w:r>
    </w:p>
    <w:p w14:paraId="2C5EA1E2" w14:textId="42CE1721" w:rsidR="006772AF" w:rsidRPr="00C36E21" w:rsidRDefault="00814C35" w:rsidP="79228EE3">
      <w:pPr>
        <w:rPr>
          <w:rFonts w:ascii="IBM Plex Sans" w:eastAsia="IBM Plex Sans" w:hAnsi="IBM Plex Sans" w:cs="IBM Plex Sans"/>
          <w:lang w:val="en-US"/>
        </w:rPr>
      </w:pPr>
      <w:r>
        <w:rPr>
          <w:noProof/>
        </w:rPr>
        <w:drawing>
          <wp:inline distT="0" distB="0" distL="0" distR="0" wp14:anchorId="775A22A1" wp14:editId="5EE5E2AC">
            <wp:extent cx="5731510" cy="3702050"/>
            <wp:effectExtent l="0" t="0" r="0" b="6350"/>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702050"/>
                    </a:xfrm>
                    <a:prstGeom prst="rect">
                      <a:avLst/>
                    </a:prstGeom>
                  </pic:spPr>
                </pic:pic>
              </a:graphicData>
            </a:graphic>
          </wp:inline>
        </w:drawing>
      </w:r>
    </w:p>
    <w:p w14:paraId="1B98277B" w14:textId="7AE4DA10" w:rsidR="0002210C"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Click ‘Next’. Select all available options for Enrichment objective.</w:t>
      </w:r>
    </w:p>
    <w:p w14:paraId="2A1ED433" w14:textId="68D72659" w:rsidR="006772AF" w:rsidRPr="00C36E21" w:rsidRDefault="006772AF" w:rsidP="79228EE3">
      <w:pPr>
        <w:rPr>
          <w:rFonts w:ascii="IBM Plex Sans" w:eastAsia="IBM Plex Sans" w:hAnsi="IBM Plex Sans" w:cs="IBM Plex Sans"/>
          <w:lang w:val="en-US"/>
        </w:rPr>
      </w:pPr>
      <w:r>
        <w:rPr>
          <w:noProof/>
        </w:rPr>
        <w:lastRenderedPageBreak/>
        <w:drawing>
          <wp:inline distT="0" distB="0" distL="0" distR="0" wp14:anchorId="20E720A4" wp14:editId="685B04F0">
            <wp:extent cx="5731510" cy="11569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14:paraId="79BD4710" w14:textId="77777777" w:rsidR="006772AF" w:rsidRPr="00C36E21" w:rsidRDefault="006772AF" w:rsidP="79228EE3">
      <w:pPr>
        <w:rPr>
          <w:rFonts w:ascii="IBM Plex Sans" w:eastAsia="IBM Plex Sans" w:hAnsi="IBM Plex Sans" w:cs="IBM Plex Sans"/>
          <w:lang w:val="en-US"/>
        </w:rPr>
      </w:pPr>
    </w:p>
    <w:p w14:paraId="6AD46D70" w14:textId="5386EBC6" w:rsidR="006772AF"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Click ‘Select categories’ </w:t>
      </w:r>
      <w:proofErr w:type="gramStart"/>
      <w:r w:rsidRPr="39380ADE">
        <w:rPr>
          <w:rFonts w:ascii="IBM Plex Sans" w:eastAsia="IBM Plex Sans" w:hAnsi="IBM Plex Sans" w:cs="IBM Plex Sans"/>
          <w:sz w:val="20"/>
          <w:szCs w:val="20"/>
          <w:lang w:val="en-US"/>
        </w:rPr>
        <w:t>- !!!</w:t>
      </w:r>
      <w:proofErr w:type="gramEnd"/>
      <w:r w:rsidRPr="39380ADE">
        <w:rPr>
          <w:rFonts w:ascii="IBM Plex Sans" w:eastAsia="IBM Plex Sans" w:hAnsi="IBM Plex Sans" w:cs="IBM Plex Sans"/>
          <w:sz w:val="20"/>
          <w:szCs w:val="20"/>
          <w:lang w:val="en-US"/>
        </w:rPr>
        <w:t xml:space="preserve"> </w:t>
      </w:r>
      <w:proofErr w:type="gramStart"/>
      <w:r w:rsidRPr="39380ADE">
        <w:rPr>
          <w:rFonts w:ascii="IBM Plex Sans" w:eastAsia="IBM Plex Sans" w:hAnsi="IBM Plex Sans" w:cs="IBM Plex Sans"/>
          <w:b/>
          <w:bCs/>
          <w:sz w:val="20"/>
          <w:szCs w:val="20"/>
          <w:lang w:val="en-US"/>
        </w:rPr>
        <w:t>Important</w:t>
      </w:r>
      <w:r w:rsidRPr="39380ADE">
        <w:rPr>
          <w:rFonts w:ascii="IBM Plex Sans" w:eastAsia="IBM Plex Sans" w:hAnsi="IBM Plex Sans" w:cs="IBM Plex Sans"/>
          <w:sz w:val="20"/>
          <w:szCs w:val="20"/>
          <w:lang w:val="en-US"/>
        </w:rPr>
        <w:t>!!!.</w:t>
      </w:r>
      <w:proofErr w:type="gramEnd"/>
      <w:r w:rsidRPr="39380ADE">
        <w:rPr>
          <w:rFonts w:ascii="IBM Plex Sans" w:eastAsia="IBM Plex Sans" w:hAnsi="IBM Plex Sans" w:cs="IBM Plex Sans"/>
          <w:sz w:val="20"/>
          <w:szCs w:val="20"/>
          <w:lang w:val="en-US"/>
        </w:rPr>
        <w:t xml:space="preserve"> Selection in this step will impact the outcome of the metadata enrichment. For demo purposes, select uncategorized and Banking categories. The Uncategorized category contains data classes required by profiling. As well, in the Banking category there are some Terms created specifically for the BANKDEMO assets in this demo. </w:t>
      </w:r>
    </w:p>
    <w:p w14:paraId="1A5BB2C8" w14:textId="103526DB" w:rsidR="006772AF" w:rsidRPr="00C36E21" w:rsidRDefault="006772AF" w:rsidP="79228EE3">
      <w:pPr>
        <w:rPr>
          <w:rFonts w:ascii="IBM Plex Sans" w:eastAsia="IBM Plex Sans" w:hAnsi="IBM Plex Sans" w:cs="IBM Plex Sans"/>
          <w:lang w:val="en-US"/>
        </w:rPr>
      </w:pPr>
      <w:r>
        <w:rPr>
          <w:noProof/>
        </w:rPr>
        <w:drawing>
          <wp:inline distT="0" distB="0" distL="0" distR="0" wp14:anchorId="6220689D" wp14:editId="46650E9E">
            <wp:extent cx="5731510" cy="4241165"/>
            <wp:effectExtent l="0" t="0" r="0" b="63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731510" cy="4241165"/>
                    </a:xfrm>
                    <a:prstGeom prst="rect">
                      <a:avLst/>
                    </a:prstGeom>
                  </pic:spPr>
                </pic:pic>
              </a:graphicData>
            </a:graphic>
          </wp:inline>
        </w:drawing>
      </w:r>
    </w:p>
    <w:p w14:paraId="0041B5A4" w14:textId="73E20E92" w:rsidR="00E8398C" w:rsidRPr="00C36E21" w:rsidRDefault="00E8398C" w:rsidP="79228EE3">
      <w:pPr>
        <w:rPr>
          <w:rFonts w:ascii="IBM Plex Sans" w:eastAsia="IBM Plex Sans" w:hAnsi="IBM Plex Sans" w:cs="IBM Plex Sans"/>
          <w:lang w:val="en-US"/>
        </w:rPr>
      </w:pPr>
    </w:p>
    <w:p w14:paraId="4255E782" w14:textId="1EEF7C90" w:rsidR="00E8398C"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Click ‘Select’.</w:t>
      </w:r>
    </w:p>
    <w:p w14:paraId="648A7235" w14:textId="716856DE" w:rsidR="006772AF" w:rsidRPr="00C36E21" w:rsidRDefault="00814C35" w:rsidP="39380ADE">
      <w:pPr>
        <w:rPr>
          <w:rFonts w:ascii="IBM Plex Sans" w:eastAsia="IBM Plex Sans" w:hAnsi="IBM Plex Sans" w:cs="IBM Plex Sans"/>
          <w:sz w:val="20"/>
          <w:szCs w:val="20"/>
          <w:lang w:val="en-US"/>
        </w:rPr>
      </w:pPr>
      <w:r>
        <w:rPr>
          <w:noProof/>
        </w:rPr>
        <w:lastRenderedPageBreak/>
        <w:drawing>
          <wp:inline distT="0" distB="0" distL="0" distR="0" wp14:anchorId="4AD97763" wp14:editId="4A411F5F">
            <wp:extent cx="5731510" cy="3706495"/>
            <wp:effectExtent l="0" t="0" r="0" b="1905"/>
            <wp:docPr id="39" name="Picture 3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706495"/>
                    </a:xfrm>
                    <a:prstGeom prst="rect">
                      <a:avLst/>
                    </a:prstGeom>
                  </pic:spPr>
                </pic:pic>
              </a:graphicData>
            </a:graphic>
          </wp:inline>
        </w:drawing>
      </w:r>
    </w:p>
    <w:p w14:paraId="4DFF36C6" w14:textId="76F79F36" w:rsidR="006772AF"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You can leave sampling as it is (Basic). Click ‘Next’.</w:t>
      </w:r>
    </w:p>
    <w:p w14:paraId="1BD8248F" w14:textId="03251CD5" w:rsidR="006772AF" w:rsidRPr="00C36E21" w:rsidRDefault="00814C35" w:rsidP="79228EE3">
      <w:pPr>
        <w:rPr>
          <w:rFonts w:ascii="IBM Plex Sans" w:eastAsia="IBM Plex Sans" w:hAnsi="IBM Plex Sans" w:cs="IBM Plex Sans"/>
          <w:lang w:val="en-US"/>
        </w:rPr>
      </w:pPr>
      <w:r>
        <w:rPr>
          <w:noProof/>
        </w:rPr>
        <w:drawing>
          <wp:inline distT="0" distB="0" distL="0" distR="0" wp14:anchorId="41CFC649" wp14:editId="38081307">
            <wp:extent cx="5731510" cy="3708400"/>
            <wp:effectExtent l="0" t="0" r="0" b="0"/>
            <wp:docPr id="40" name="Picture 4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708400"/>
                    </a:xfrm>
                    <a:prstGeom prst="rect">
                      <a:avLst/>
                    </a:prstGeom>
                  </pic:spPr>
                </pic:pic>
              </a:graphicData>
            </a:graphic>
          </wp:inline>
        </w:drawing>
      </w:r>
    </w:p>
    <w:p w14:paraId="0F9CEC55" w14:textId="77777777" w:rsidR="006772AF"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Click ‘Next’.</w:t>
      </w:r>
    </w:p>
    <w:p w14:paraId="1E1B1262" w14:textId="63D3A676" w:rsidR="006772AF" w:rsidRPr="00C36E21" w:rsidRDefault="00814C35" w:rsidP="79228EE3">
      <w:pPr>
        <w:rPr>
          <w:rFonts w:ascii="IBM Plex Sans" w:eastAsia="IBM Plex Sans" w:hAnsi="IBM Plex Sans" w:cs="IBM Plex Sans"/>
          <w:lang w:val="en-US"/>
        </w:rPr>
      </w:pPr>
      <w:r>
        <w:rPr>
          <w:noProof/>
        </w:rPr>
        <w:lastRenderedPageBreak/>
        <w:drawing>
          <wp:inline distT="0" distB="0" distL="0" distR="0" wp14:anchorId="49A5E22C" wp14:editId="224461CF">
            <wp:extent cx="5731510" cy="3712845"/>
            <wp:effectExtent l="0" t="0" r="0" b="0"/>
            <wp:docPr id="41" name="Picture 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712845"/>
                    </a:xfrm>
                    <a:prstGeom prst="rect">
                      <a:avLst/>
                    </a:prstGeom>
                  </pic:spPr>
                </pic:pic>
              </a:graphicData>
            </a:graphic>
          </wp:inline>
        </w:drawing>
      </w:r>
    </w:p>
    <w:p w14:paraId="7F5DCD85" w14:textId="62EF957B" w:rsidR="006772AF" w:rsidRPr="00C36E21" w:rsidRDefault="39380ADE" w:rsidP="39380ADE">
      <w:pPr>
        <w:rPr>
          <w:rFonts w:ascii="IBM Plex Sans" w:eastAsia="IBM Plex Sans" w:hAnsi="IBM Plex Sans" w:cs="IBM Plex Sans"/>
          <w:lang w:val="en-US"/>
        </w:rPr>
      </w:pPr>
      <w:r w:rsidRPr="39380ADE">
        <w:rPr>
          <w:rFonts w:ascii="IBM Plex Sans" w:eastAsia="IBM Plex Sans" w:hAnsi="IBM Plex Sans" w:cs="IBM Plex Sans"/>
          <w:sz w:val="20"/>
          <w:szCs w:val="20"/>
          <w:lang w:val="en-US"/>
        </w:rPr>
        <w:t>Click ‘Create’. After the last step MDE process starts and relevant job is created. The process can take ~2-3 minutes.</w:t>
      </w:r>
    </w:p>
    <w:p w14:paraId="6D7C7D92" w14:textId="4CF855A3" w:rsidR="00DB4120" w:rsidRPr="00C36E21" w:rsidRDefault="00814C35" w:rsidP="79228EE3">
      <w:pPr>
        <w:rPr>
          <w:rFonts w:ascii="IBM Plex Sans" w:eastAsia="IBM Plex Sans" w:hAnsi="IBM Plex Sans" w:cs="IBM Plex Sans"/>
          <w:b/>
          <w:bCs/>
          <w:color w:val="00B050"/>
          <w:lang w:val="en-US"/>
        </w:rPr>
      </w:pPr>
      <w:r>
        <w:rPr>
          <w:noProof/>
        </w:rPr>
        <w:drawing>
          <wp:inline distT="0" distB="0" distL="0" distR="0" wp14:anchorId="6DFA2714" wp14:editId="222953AE">
            <wp:extent cx="5731510" cy="3723005"/>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inline>
        </w:drawing>
      </w:r>
    </w:p>
    <w:p w14:paraId="0E640839" w14:textId="77777777" w:rsidR="00C72DF0" w:rsidRPr="00C36E21" w:rsidRDefault="00C72DF0" w:rsidP="79228EE3">
      <w:pPr>
        <w:rPr>
          <w:rFonts w:ascii="IBM Plex Sans" w:eastAsia="IBM Plex Sans" w:hAnsi="IBM Plex Sans" w:cs="IBM Plex Sans"/>
          <w:lang w:val="en-US"/>
        </w:rPr>
      </w:pPr>
    </w:p>
    <w:p w14:paraId="744DD3B8" w14:textId="12F5FC29" w:rsidR="00AE4E2B" w:rsidRPr="00C36E21" w:rsidRDefault="00AE4E2B" w:rsidP="79228EE3">
      <w:pPr>
        <w:rPr>
          <w:ins w:id="23" w:author="Mark Hickok" w:date="2022-02-22T16:54:00Z"/>
          <w:rFonts w:ascii="IBM Plex Sans" w:eastAsia="IBM Plex Sans" w:hAnsi="IBM Plex Sans" w:cs="IBM Plex Sans"/>
          <w:lang w:val="en-US"/>
        </w:rPr>
      </w:pPr>
    </w:p>
    <w:p w14:paraId="15BDD56E" w14:textId="682AE556" w:rsidR="00DF7C24" w:rsidRPr="00C36E21" w:rsidRDefault="79228EE3" w:rsidP="79228EE3">
      <w:pPr>
        <w:pStyle w:val="Heading2"/>
        <w:rPr>
          <w:rFonts w:ascii="IBM Plex Sans" w:eastAsia="IBM Plex Sans" w:hAnsi="IBM Plex Sans" w:cs="IBM Plex Sans"/>
          <w:lang w:val="en-US"/>
        </w:rPr>
      </w:pPr>
      <w:bookmarkStart w:id="24" w:name="_Toc97549866"/>
      <w:bookmarkStart w:id="25" w:name="_Toc97805514"/>
      <w:r w:rsidRPr="79228EE3">
        <w:rPr>
          <w:rFonts w:ascii="IBM Plex Sans" w:eastAsia="IBM Plex Sans" w:hAnsi="IBM Plex Sans" w:cs="IBM Plex Sans"/>
          <w:lang w:val="en-US"/>
        </w:rPr>
        <w:t>Jobs / runs</w:t>
      </w:r>
      <w:bookmarkEnd w:id="24"/>
      <w:bookmarkEnd w:id="25"/>
    </w:p>
    <w:p w14:paraId="4B0ACE83" w14:textId="78A1521A" w:rsidR="00C72DF0" w:rsidRPr="00C36E21" w:rsidRDefault="00C72DF0" w:rsidP="79228EE3">
      <w:pPr>
        <w:rPr>
          <w:rFonts w:ascii="IBM Plex Sans" w:eastAsia="IBM Plex Sans" w:hAnsi="IBM Plex Sans" w:cs="IBM Plex Sans"/>
          <w:lang w:val="en-US" w:eastAsia="en-US"/>
        </w:rPr>
      </w:pPr>
    </w:p>
    <w:p w14:paraId="5FD79978" w14:textId="6F67AC7E" w:rsidR="00C72DF0" w:rsidRPr="00C36E21" w:rsidRDefault="39380ADE" w:rsidP="39380ADE">
      <w:pPr>
        <w:pStyle w:val="IntenseQuote"/>
        <w:rPr>
          <w:sz w:val="20"/>
          <w:szCs w:val="20"/>
          <w:lang w:val="en-US"/>
        </w:rPr>
      </w:pPr>
      <w:r w:rsidRPr="39380ADE">
        <w:rPr>
          <w:sz w:val="20"/>
          <w:szCs w:val="20"/>
          <w:lang w:val="en-US"/>
        </w:rPr>
        <w:lastRenderedPageBreak/>
        <w:t>You can use jobs for troubleshooting and to get fine graded insight into all the runs.</w:t>
      </w:r>
    </w:p>
    <w:p w14:paraId="6C2E464A" w14:textId="464B7F9E" w:rsidR="00C72DF0" w:rsidRPr="00C36E21" w:rsidRDefault="00C72DF0" w:rsidP="39380ADE">
      <w:pPr>
        <w:rPr>
          <w:rFonts w:ascii="IBM Plex Sans" w:eastAsia="IBM Plex Sans" w:hAnsi="IBM Plex Sans" w:cs="IBM Plex Sans"/>
          <w:sz w:val="20"/>
          <w:szCs w:val="20"/>
          <w:lang w:val="en-US" w:eastAsia="en-US"/>
        </w:rPr>
      </w:pPr>
    </w:p>
    <w:p w14:paraId="47030621" w14:textId="77777777" w:rsidR="00C72DF0"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You can see job status when you go to hamburger menu-&gt;Jobs.</w:t>
      </w:r>
    </w:p>
    <w:p w14:paraId="5A0EECF0" w14:textId="77777777" w:rsidR="00C72DF0" w:rsidRPr="00C36E21" w:rsidRDefault="00C72DF0" w:rsidP="79228EE3">
      <w:pPr>
        <w:rPr>
          <w:rFonts w:ascii="IBM Plex Sans" w:eastAsia="IBM Plex Sans" w:hAnsi="IBM Plex Sans" w:cs="IBM Plex Sans"/>
          <w:lang w:val="en-US"/>
        </w:rPr>
      </w:pPr>
    </w:p>
    <w:p w14:paraId="09A4A1EF" w14:textId="77777777" w:rsidR="00C72DF0" w:rsidRPr="00C36E21" w:rsidRDefault="00C72DF0" w:rsidP="79228EE3">
      <w:pPr>
        <w:rPr>
          <w:rFonts w:ascii="IBM Plex Sans" w:eastAsia="IBM Plex Sans" w:hAnsi="IBM Plex Sans" w:cs="IBM Plex Sans"/>
          <w:lang w:val="en-US"/>
        </w:rPr>
      </w:pPr>
      <w:r>
        <w:rPr>
          <w:noProof/>
        </w:rPr>
        <w:drawing>
          <wp:inline distT="0" distB="0" distL="0" distR="0" wp14:anchorId="5FD6ADBA" wp14:editId="6D500735">
            <wp:extent cx="1035829" cy="1858488"/>
            <wp:effectExtent l="0" t="0" r="571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35829" cy="1858488"/>
                    </a:xfrm>
                    <a:prstGeom prst="rect">
                      <a:avLst/>
                    </a:prstGeom>
                  </pic:spPr>
                </pic:pic>
              </a:graphicData>
            </a:graphic>
          </wp:inline>
        </w:drawing>
      </w:r>
    </w:p>
    <w:p w14:paraId="0BE51323" w14:textId="77777777" w:rsidR="00C72DF0" w:rsidRPr="00C36E21" w:rsidRDefault="00C72DF0" w:rsidP="79228EE3">
      <w:pPr>
        <w:rPr>
          <w:rFonts w:ascii="IBM Plex Sans" w:eastAsia="IBM Plex Sans" w:hAnsi="IBM Plex Sans" w:cs="IBM Plex Sans"/>
          <w:lang w:val="en-US"/>
        </w:rPr>
      </w:pPr>
    </w:p>
    <w:p w14:paraId="6E1BD9DD" w14:textId="77777777" w:rsidR="00C72DF0" w:rsidRPr="00C36E21" w:rsidRDefault="00C72DF0" w:rsidP="79228EE3">
      <w:pPr>
        <w:rPr>
          <w:rFonts w:ascii="IBM Plex Sans" w:eastAsia="IBM Plex Sans" w:hAnsi="IBM Plex Sans" w:cs="IBM Plex Sans"/>
          <w:lang w:val="en-US"/>
        </w:rPr>
      </w:pPr>
      <w:r>
        <w:rPr>
          <w:noProof/>
        </w:rPr>
        <w:drawing>
          <wp:inline distT="0" distB="0" distL="0" distR="0" wp14:anchorId="57B274A3" wp14:editId="134B46F2">
            <wp:extent cx="5731510" cy="3720465"/>
            <wp:effectExtent l="0" t="0" r="0" b="635"/>
            <wp:docPr id="44" name="Picture 4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720465"/>
                    </a:xfrm>
                    <a:prstGeom prst="rect">
                      <a:avLst/>
                    </a:prstGeom>
                  </pic:spPr>
                </pic:pic>
              </a:graphicData>
            </a:graphic>
          </wp:inline>
        </w:drawing>
      </w:r>
    </w:p>
    <w:p w14:paraId="3D81DD4F" w14:textId="77777777" w:rsidR="00C72DF0" w:rsidRPr="00C36E21" w:rsidRDefault="00C72DF0" w:rsidP="79228EE3">
      <w:pPr>
        <w:rPr>
          <w:rFonts w:ascii="IBM Plex Sans" w:eastAsia="IBM Plex Sans" w:hAnsi="IBM Plex Sans" w:cs="IBM Plex Sans"/>
          <w:lang w:val="en-US"/>
        </w:rPr>
      </w:pPr>
    </w:p>
    <w:p w14:paraId="3A13FA70" w14:textId="77777777" w:rsidR="00C72DF0"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To get details on specific run, click on the relevant run.</w:t>
      </w:r>
    </w:p>
    <w:p w14:paraId="2B7B7341" w14:textId="77777777" w:rsidR="00C72DF0" w:rsidRPr="00C36E21" w:rsidRDefault="00C72DF0" w:rsidP="79228EE3">
      <w:pPr>
        <w:rPr>
          <w:rFonts w:ascii="IBM Plex Sans" w:eastAsia="IBM Plex Sans" w:hAnsi="IBM Plex Sans" w:cs="IBM Plex Sans"/>
          <w:lang w:val="en-US"/>
        </w:rPr>
      </w:pPr>
      <w:r>
        <w:rPr>
          <w:noProof/>
        </w:rPr>
        <w:lastRenderedPageBreak/>
        <w:drawing>
          <wp:inline distT="0" distB="0" distL="0" distR="0" wp14:anchorId="2B5156CE" wp14:editId="2B102664">
            <wp:extent cx="5731510" cy="371348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p w14:paraId="3A0152EA" w14:textId="77777777" w:rsidR="00C72DF0" w:rsidRPr="00C36E21" w:rsidRDefault="00C72DF0" w:rsidP="79228EE3">
      <w:pPr>
        <w:rPr>
          <w:rFonts w:ascii="IBM Plex Sans" w:eastAsia="IBM Plex Sans" w:hAnsi="IBM Plex Sans" w:cs="IBM Plex Sans"/>
          <w:lang w:val="en-US"/>
        </w:rPr>
      </w:pPr>
    </w:p>
    <w:p w14:paraId="596B9841" w14:textId="0FBCD6E0" w:rsidR="00C72DF0" w:rsidRPr="00C36E21" w:rsidRDefault="00C72DF0" w:rsidP="79228EE3">
      <w:pPr>
        <w:rPr>
          <w:rFonts w:ascii="IBM Plex Sans" w:eastAsia="IBM Plex Sans" w:hAnsi="IBM Plex Sans" w:cs="IBM Plex Sans"/>
          <w:lang w:val="en-US" w:eastAsia="en-US"/>
        </w:rPr>
      </w:pPr>
    </w:p>
    <w:p w14:paraId="5A8BFA02" w14:textId="77777777" w:rsidR="00C72DF0" w:rsidRPr="00C36E21" w:rsidRDefault="00C72DF0" w:rsidP="79228EE3">
      <w:pPr>
        <w:rPr>
          <w:rFonts w:ascii="IBM Plex Sans" w:eastAsia="IBM Plex Sans" w:hAnsi="IBM Plex Sans" w:cs="IBM Plex Sans"/>
          <w:lang w:val="en-US" w:eastAsia="en-US"/>
        </w:rPr>
      </w:pPr>
    </w:p>
    <w:p w14:paraId="32152962" w14:textId="22FBA806" w:rsidR="00AE4E2B" w:rsidRPr="00C36E21" w:rsidRDefault="79228EE3" w:rsidP="79228EE3">
      <w:pPr>
        <w:pStyle w:val="Heading2"/>
        <w:rPr>
          <w:rFonts w:ascii="IBM Plex Sans" w:eastAsia="IBM Plex Sans" w:hAnsi="IBM Plex Sans" w:cs="IBM Plex Sans"/>
          <w:lang w:val="en-US"/>
        </w:rPr>
      </w:pPr>
      <w:bookmarkStart w:id="26" w:name="_Toc97549867"/>
      <w:bookmarkStart w:id="27" w:name="_Toc97805515"/>
      <w:r w:rsidRPr="79228EE3">
        <w:rPr>
          <w:rFonts w:ascii="IBM Plex Sans" w:eastAsia="IBM Plex Sans" w:hAnsi="IBM Plex Sans" w:cs="IBM Plex Sans"/>
          <w:lang w:val="en-US"/>
        </w:rPr>
        <w:t>Result of MDE – profiling</w:t>
      </w:r>
      <w:bookmarkEnd w:id="26"/>
      <w:bookmarkEnd w:id="27"/>
    </w:p>
    <w:p w14:paraId="03FFDAA4" w14:textId="3285F820" w:rsidR="00C72DF0" w:rsidRPr="00C36E21" w:rsidRDefault="00C72DF0" w:rsidP="79228EE3">
      <w:pPr>
        <w:rPr>
          <w:rFonts w:ascii="IBM Plex Sans" w:eastAsia="IBM Plex Sans" w:hAnsi="IBM Plex Sans" w:cs="IBM Plex Sans"/>
          <w:lang w:val="en-US"/>
        </w:rPr>
      </w:pPr>
    </w:p>
    <w:p w14:paraId="3D317B88" w14:textId="77777777" w:rsidR="0032048E"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After Metadata enrichment run is completed, you can navigate back to project “</w:t>
      </w:r>
      <w:r w:rsidRPr="39380ADE">
        <w:rPr>
          <w:rStyle w:val="Strong"/>
          <w:rFonts w:ascii="IBM Plex Sans" w:eastAsia="IBM Plex Sans" w:hAnsi="IBM Plex Sans" w:cs="IBM Plex Sans"/>
          <w:sz w:val="20"/>
          <w:szCs w:val="20"/>
          <w:lang w:val="en-US"/>
        </w:rPr>
        <w:t>Metadata Enrichment demo project” -&gt; Assets</w:t>
      </w:r>
      <w:r w:rsidRPr="39380ADE">
        <w:rPr>
          <w:rStyle w:val="Strong"/>
          <w:rFonts w:ascii="IBM Plex Sans" w:eastAsia="IBM Plex Sans" w:hAnsi="IBM Plex Sans" w:cs="IBM Plex Sans"/>
          <w:b w:val="0"/>
          <w:bCs w:val="0"/>
          <w:sz w:val="20"/>
          <w:szCs w:val="20"/>
          <w:lang w:val="en-US"/>
        </w:rPr>
        <w:t xml:space="preserve"> tab</w:t>
      </w:r>
      <w:r w:rsidRPr="39380ADE">
        <w:rPr>
          <w:rStyle w:val="Strong"/>
          <w:rFonts w:ascii="IBM Plex Sans" w:eastAsia="IBM Plex Sans" w:hAnsi="IBM Plex Sans" w:cs="IBM Plex Sans"/>
          <w:sz w:val="20"/>
          <w:szCs w:val="20"/>
          <w:lang w:val="en-US"/>
        </w:rPr>
        <w:t xml:space="preserve"> </w:t>
      </w:r>
      <w:r w:rsidRPr="39380ADE">
        <w:rPr>
          <w:rStyle w:val="Strong"/>
          <w:rFonts w:ascii="IBM Plex Sans" w:eastAsia="IBM Plex Sans" w:hAnsi="IBM Plex Sans" w:cs="IBM Plex Sans"/>
          <w:b w:val="0"/>
          <w:bCs w:val="0"/>
          <w:sz w:val="20"/>
          <w:szCs w:val="20"/>
          <w:lang w:val="en-US"/>
        </w:rPr>
        <w:t xml:space="preserve">and from the </w:t>
      </w:r>
      <w:proofErr w:type="gramStart"/>
      <w:r w:rsidRPr="39380ADE">
        <w:rPr>
          <w:rStyle w:val="Strong"/>
          <w:rFonts w:ascii="IBM Plex Sans" w:eastAsia="IBM Plex Sans" w:hAnsi="IBM Plex Sans" w:cs="IBM Plex Sans"/>
          <w:b w:val="0"/>
          <w:bCs w:val="0"/>
          <w:sz w:val="20"/>
          <w:szCs w:val="20"/>
          <w:lang w:val="en-US"/>
        </w:rPr>
        <w:t>left hand</w:t>
      </w:r>
      <w:proofErr w:type="gramEnd"/>
      <w:r w:rsidRPr="39380ADE">
        <w:rPr>
          <w:rStyle w:val="Strong"/>
          <w:rFonts w:ascii="IBM Plex Sans" w:eastAsia="IBM Plex Sans" w:hAnsi="IBM Plex Sans" w:cs="IBM Plex Sans"/>
          <w:b w:val="0"/>
          <w:bCs w:val="0"/>
          <w:sz w:val="20"/>
          <w:szCs w:val="20"/>
          <w:lang w:val="en-US"/>
        </w:rPr>
        <w:t xml:space="preserve"> side menu select assets</w:t>
      </w:r>
      <w:r w:rsidRPr="39380ADE">
        <w:rPr>
          <w:rFonts w:ascii="IBM Plex Sans" w:eastAsia="IBM Plex Sans" w:hAnsi="IBM Plex Sans" w:cs="IBM Plex Sans"/>
          <w:sz w:val="20"/>
          <w:szCs w:val="20"/>
          <w:lang w:val="en-US"/>
        </w:rPr>
        <w:t xml:space="preserve"> “</w:t>
      </w:r>
      <w:r w:rsidRPr="39380ADE">
        <w:rPr>
          <w:rStyle w:val="Strong"/>
          <w:rFonts w:ascii="IBM Plex Sans" w:eastAsia="IBM Plex Sans" w:hAnsi="IBM Plex Sans" w:cs="IBM Plex Sans"/>
          <w:sz w:val="20"/>
          <w:szCs w:val="20"/>
          <w:lang w:val="en-US"/>
        </w:rPr>
        <w:t>Metadata enrichment demo - Data Fabric</w:t>
      </w:r>
      <w:r w:rsidRPr="39380ADE">
        <w:rPr>
          <w:rFonts w:ascii="IBM Plex Sans" w:eastAsia="IBM Plex Sans" w:hAnsi="IBM Plex Sans" w:cs="IBM Plex Sans"/>
          <w:sz w:val="20"/>
          <w:szCs w:val="20"/>
          <w:lang w:val="en-US"/>
        </w:rPr>
        <w:t>”.</w:t>
      </w:r>
    </w:p>
    <w:p w14:paraId="3D73A5FB" w14:textId="45F0386E" w:rsidR="0032048E" w:rsidRDefault="0032048E" w:rsidP="79228EE3">
      <w:pPr>
        <w:rPr>
          <w:rFonts w:ascii="IBM Plex Sans" w:eastAsia="IBM Plex Sans" w:hAnsi="IBM Plex Sans" w:cs="IBM Plex Sans"/>
          <w:lang w:val="en-US"/>
        </w:rPr>
      </w:pPr>
      <w:r w:rsidRPr="0032048E">
        <w:rPr>
          <w:rFonts w:ascii="IBM Plex Sans" w:eastAsia="IBM Plex Sans" w:hAnsi="IBM Plex Sans" w:cs="IBM Plex Sans"/>
          <w:noProof/>
          <w:lang w:val="en-US"/>
        </w:rPr>
        <w:lastRenderedPageBreak/>
        <w:drawing>
          <wp:inline distT="0" distB="0" distL="0" distR="0" wp14:anchorId="2BB1B30D" wp14:editId="65EFC023">
            <wp:extent cx="5731510" cy="456247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3"/>
                    <a:stretch>
                      <a:fillRect/>
                    </a:stretch>
                  </pic:blipFill>
                  <pic:spPr>
                    <a:xfrm>
                      <a:off x="0" y="0"/>
                      <a:ext cx="5731510" cy="4562475"/>
                    </a:xfrm>
                    <a:prstGeom prst="rect">
                      <a:avLst/>
                    </a:prstGeom>
                  </pic:spPr>
                </pic:pic>
              </a:graphicData>
            </a:graphic>
          </wp:inline>
        </w:drawing>
      </w:r>
    </w:p>
    <w:p w14:paraId="36A4949A" w14:textId="77777777" w:rsidR="0032048E" w:rsidRDefault="0032048E" w:rsidP="79228EE3">
      <w:pPr>
        <w:rPr>
          <w:rFonts w:ascii="IBM Plex Sans" w:eastAsia="IBM Plex Sans" w:hAnsi="IBM Plex Sans" w:cs="IBM Plex Sans"/>
          <w:lang w:val="en-US"/>
        </w:rPr>
      </w:pPr>
    </w:p>
    <w:p w14:paraId="3E2D1922" w14:textId="2343E28F" w:rsidR="00F21F17" w:rsidRPr="00C36E21" w:rsidRDefault="39380ADE" w:rsidP="39380ADE">
      <w:pPr>
        <w:rPr>
          <w:rFonts w:ascii="IBM Plex Sans" w:eastAsia="IBM Plex Sans" w:hAnsi="IBM Plex Sans" w:cs="IBM Plex Sans"/>
          <w:noProof/>
          <w:sz w:val="20"/>
          <w:szCs w:val="20"/>
          <w:lang w:val="en-US"/>
        </w:rPr>
      </w:pPr>
      <w:r w:rsidRPr="39380ADE">
        <w:rPr>
          <w:rFonts w:ascii="IBM Plex Sans" w:eastAsia="IBM Plex Sans" w:hAnsi="IBM Plex Sans" w:cs="IBM Plex Sans"/>
          <w:sz w:val="20"/>
          <w:szCs w:val="20"/>
          <w:lang w:val="en-US"/>
        </w:rPr>
        <w:t xml:space="preserve">Next click on the </w:t>
      </w:r>
      <w:r w:rsidRPr="39380ADE">
        <w:rPr>
          <w:rStyle w:val="Strong"/>
          <w:rFonts w:ascii="IBM Plex Sans" w:eastAsia="IBM Plex Sans" w:hAnsi="IBM Plex Sans" w:cs="IBM Plex Sans"/>
          <w:sz w:val="20"/>
          <w:szCs w:val="20"/>
          <w:lang w:val="en-US"/>
        </w:rPr>
        <w:t>Columns</w:t>
      </w:r>
      <w:r w:rsidRPr="39380ADE">
        <w:rPr>
          <w:rFonts w:ascii="IBM Plex Sans" w:eastAsia="IBM Plex Sans" w:hAnsi="IBM Plex Sans" w:cs="IBM Plex Sans"/>
          <w:sz w:val="20"/>
          <w:szCs w:val="20"/>
          <w:lang w:val="en-US"/>
        </w:rPr>
        <w:t xml:space="preserve"> tab, and on the </w:t>
      </w:r>
      <w:proofErr w:type="gramStart"/>
      <w:r w:rsidRPr="39380ADE">
        <w:rPr>
          <w:rStyle w:val="Strong"/>
          <w:rFonts w:ascii="IBM Plex Sans" w:eastAsia="IBM Plex Sans" w:hAnsi="IBM Plex Sans" w:cs="IBM Plex Sans"/>
          <w:sz w:val="20"/>
          <w:szCs w:val="20"/>
          <w:lang w:val="en-US"/>
        </w:rPr>
        <w:t>City</w:t>
      </w:r>
      <w:proofErr w:type="gramEnd"/>
      <w:r w:rsidRPr="39380ADE">
        <w:rPr>
          <w:rFonts w:ascii="IBM Plex Sans" w:eastAsia="IBM Plex Sans" w:hAnsi="IBM Plex Sans" w:cs="IBM Plex Sans"/>
          <w:sz w:val="20"/>
          <w:szCs w:val="20"/>
          <w:lang w:val="en-US"/>
        </w:rPr>
        <w:t xml:space="preserve"> column.</w:t>
      </w:r>
      <w:r w:rsidRPr="39380ADE">
        <w:rPr>
          <w:rFonts w:ascii="IBM Plex Sans" w:eastAsia="IBM Plex Sans" w:hAnsi="IBM Plex Sans" w:cs="IBM Plex Sans"/>
          <w:noProof/>
          <w:sz w:val="20"/>
          <w:szCs w:val="20"/>
          <w:lang w:val="en-US"/>
        </w:rPr>
        <w:t xml:space="preserve"> In the right hand side panel, you can find profiling information like: Format, Frequency distribution, Statistics.</w:t>
      </w:r>
    </w:p>
    <w:p w14:paraId="304DC4DC" w14:textId="7FA37E31" w:rsidR="00C72DF0" w:rsidRPr="00C36E21" w:rsidRDefault="00F21F17" w:rsidP="79228EE3">
      <w:pPr>
        <w:rPr>
          <w:rFonts w:ascii="IBM Plex Sans" w:eastAsia="IBM Plex Sans" w:hAnsi="IBM Plex Sans" w:cs="IBM Plex Sans"/>
          <w:lang w:val="en-US"/>
        </w:rPr>
      </w:pPr>
      <w:r>
        <w:rPr>
          <w:noProof/>
        </w:rPr>
        <w:lastRenderedPageBreak/>
        <w:drawing>
          <wp:inline distT="0" distB="0" distL="0" distR="0" wp14:anchorId="11B42A1A" wp14:editId="7BAF7273">
            <wp:extent cx="5731510" cy="4264025"/>
            <wp:effectExtent l="0" t="0" r="0" b="3175"/>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264025"/>
                    </a:xfrm>
                    <a:prstGeom prst="rect">
                      <a:avLst/>
                    </a:prstGeom>
                  </pic:spPr>
                </pic:pic>
              </a:graphicData>
            </a:graphic>
          </wp:inline>
        </w:drawing>
      </w:r>
    </w:p>
    <w:p w14:paraId="389B5D16" w14:textId="3B4EED8F" w:rsidR="00F56C9C" w:rsidRPr="00C36E21" w:rsidRDefault="00F56C9C" w:rsidP="79228EE3">
      <w:pPr>
        <w:rPr>
          <w:rFonts w:ascii="IBM Plex Sans" w:eastAsia="IBM Plex Sans" w:hAnsi="IBM Plex Sans" w:cs="IBM Plex Sans"/>
          <w:lang w:val="en-US"/>
        </w:rPr>
      </w:pPr>
    </w:p>
    <w:p w14:paraId="1B14FACC" w14:textId="3D6EDAA9" w:rsidR="0002104E" w:rsidRPr="00883AD0" w:rsidRDefault="39380ADE" w:rsidP="39380ADE">
      <w:pPr>
        <w:pStyle w:val="IntenseQuote"/>
        <w:rPr>
          <w:sz w:val="18"/>
          <w:szCs w:val="18"/>
        </w:rPr>
      </w:pPr>
      <w:r w:rsidRPr="39380ADE">
        <w:rPr>
          <w:sz w:val="20"/>
          <w:szCs w:val="20"/>
        </w:rPr>
        <w:t>This analysis (also known as column analysis) literally captures the profile of the data. Structured profiling provides sample values, formats (aka patterns), detection of data properties (lengths, data types, min/max, etc.) and frequency distributions.</w:t>
      </w:r>
    </w:p>
    <w:p w14:paraId="2E8DAB5C" w14:textId="77777777" w:rsidR="0002104E" w:rsidRPr="00883AD0" w:rsidRDefault="0002104E" w:rsidP="39380ADE">
      <w:pPr>
        <w:pStyle w:val="IntenseQuote"/>
        <w:rPr>
          <w:sz w:val="20"/>
          <w:szCs w:val="20"/>
        </w:rPr>
      </w:pPr>
    </w:p>
    <w:p w14:paraId="5DFC553F" w14:textId="27698F69" w:rsidR="00F56C9C" w:rsidRPr="00883AD0" w:rsidRDefault="39380ADE" w:rsidP="39380ADE">
      <w:pPr>
        <w:pStyle w:val="IntenseQuote"/>
        <w:rPr>
          <w:sz w:val="18"/>
          <w:szCs w:val="18"/>
        </w:rPr>
      </w:pPr>
      <w:r w:rsidRPr="39380ADE">
        <w:rPr>
          <w:sz w:val="20"/>
          <w:szCs w:val="20"/>
        </w:rPr>
        <w:t>For columns with unclear names like “CSRidUpdate21”, sample values that look like email address help users understand what is contained in that column. For a column called “ZIP”, a frequency distribution with 80% 5-digit U.S. zip codes and 20% 6 digit-Canadian zip codes helps a user know that this data is from the worldwide database. Profiling gives consistent information to help users understand data fast.</w:t>
      </w:r>
    </w:p>
    <w:p w14:paraId="11590E32" w14:textId="77777777" w:rsidR="00DF7C24" w:rsidRPr="00C36E21" w:rsidRDefault="00DF7C24" w:rsidP="79228EE3">
      <w:pPr>
        <w:rPr>
          <w:rFonts w:ascii="IBM Plex Sans" w:eastAsia="IBM Plex Sans" w:hAnsi="IBM Plex Sans" w:cs="IBM Plex Sans"/>
          <w:lang w:val="en-US"/>
        </w:rPr>
      </w:pPr>
    </w:p>
    <w:p w14:paraId="3BCB3A05" w14:textId="222828C0" w:rsidR="00AE4E2B" w:rsidRPr="00C36E21" w:rsidRDefault="79228EE3" w:rsidP="79228EE3">
      <w:pPr>
        <w:pStyle w:val="Heading2"/>
        <w:rPr>
          <w:rFonts w:ascii="IBM Plex Sans" w:eastAsia="IBM Plex Sans" w:hAnsi="IBM Plex Sans" w:cs="IBM Plex Sans"/>
          <w:lang w:val="en-US"/>
        </w:rPr>
      </w:pPr>
      <w:bookmarkStart w:id="28" w:name="_Toc97549868"/>
      <w:bookmarkStart w:id="29" w:name="_Toc97805516"/>
      <w:r w:rsidRPr="79228EE3">
        <w:rPr>
          <w:rFonts w:ascii="IBM Plex Sans" w:eastAsia="IBM Plex Sans" w:hAnsi="IBM Plex Sans" w:cs="IBM Plex Sans"/>
          <w:lang w:val="en-US"/>
        </w:rPr>
        <w:t>Result of MDE – class and term assignment</w:t>
      </w:r>
      <w:bookmarkEnd w:id="28"/>
      <w:bookmarkEnd w:id="29"/>
      <w:r w:rsidRPr="79228EE3">
        <w:rPr>
          <w:rFonts w:ascii="IBM Plex Sans" w:eastAsia="IBM Plex Sans" w:hAnsi="IBM Plex Sans" w:cs="IBM Plex Sans"/>
          <w:lang w:val="en-US"/>
        </w:rPr>
        <w:t xml:space="preserve"> </w:t>
      </w:r>
    </w:p>
    <w:p w14:paraId="671B7C48" w14:textId="520756F4" w:rsidR="00F21F17"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In the columns view you can also see data class and business term auto assignment. You can navigate to the right-hand side panel -&gt; Governance to adjust auto assigned terms and data classes: </w:t>
      </w:r>
    </w:p>
    <w:p w14:paraId="3CBBE607" w14:textId="2D5EB6E6" w:rsidR="00F21F17" w:rsidRPr="00C36E21" w:rsidRDefault="00F21F17" w:rsidP="79228EE3">
      <w:pPr>
        <w:rPr>
          <w:rFonts w:ascii="IBM Plex Sans" w:eastAsia="IBM Plex Sans" w:hAnsi="IBM Plex Sans" w:cs="IBM Plex Sans"/>
          <w:lang w:val="en-US"/>
        </w:rPr>
      </w:pPr>
      <w:r>
        <w:rPr>
          <w:noProof/>
        </w:rPr>
        <w:lastRenderedPageBreak/>
        <w:drawing>
          <wp:inline distT="0" distB="0" distL="0" distR="0" wp14:anchorId="259B504D" wp14:editId="158384A9">
            <wp:extent cx="5731510" cy="4277360"/>
            <wp:effectExtent l="0" t="0" r="0" b="254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4277360"/>
                    </a:xfrm>
                    <a:prstGeom prst="rect">
                      <a:avLst/>
                    </a:prstGeom>
                  </pic:spPr>
                </pic:pic>
              </a:graphicData>
            </a:graphic>
          </wp:inline>
        </w:drawing>
      </w:r>
    </w:p>
    <w:p w14:paraId="722F3D8E" w14:textId="48E28A9C" w:rsidR="00F21F17" w:rsidRDefault="00F21F17" w:rsidP="79228EE3">
      <w:pPr>
        <w:rPr>
          <w:rFonts w:ascii="IBM Plex Sans" w:eastAsia="IBM Plex Sans" w:hAnsi="IBM Plex Sans" w:cs="IBM Plex Sans"/>
          <w:lang w:val="en-US"/>
        </w:rPr>
      </w:pPr>
    </w:p>
    <w:p w14:paraId="35EC5266" w14:textId="495B3D5E" w:rsidR="008D317B" w:rsidRDefault="008D317B" w:rsidP="79228EE3">
      <w:pPr>
        <w:rPr>
          <w:rFonts w:ascii="IBM Plex Sans" w:eastAsia="IBM Plex Sans" w:hAnsi="IBM Plex Sans" w:cs="IBM Plex Sans"/>
          <w:lang w:val="en-US"/>
        </w:rPr>
      </w:pPr>
    </w:p>
    <w:p w14:paraId="26B13885" w14:textId="77777777" w:rsidR="0002104E" w:rsidRPr="0002104E" w:rsidRDefault="39380ADE" w:rsidP="39380ADE">
      <w:pPr>
        <w:pStyle w:val="IntenseQuote"/>
        <w:rPr>
          <w:sz w:val="20"/>
          <w:szCs w:val="20"/>
        </w:rPr>
      </w:pPr>
      <w:r w:rsidRPr="39380ADE">
        <w:rPr>
          <w:sz w:val="20"/>
          <w:szCs w:val="20"/>
        </w:rPr>
        <w:t xml:space="preserve">Locating, assessing, and managing your most critical data elements is a prerequisite for unlocking business value, complying with regulatory standards, and reducing risk. Watson Knowledge Catalog scales the productivity of data stewards by automating the data curation process with patented technology that mirrors how human beings recognize and curate data. </w:t>
      </w:r>
    </w:p>
    <w:p w14:paraId="77D21B82" w14:textId="77777777" w:rsidR="0002104E" w:rsidRPr="0002104E" w:rsidRDefault="0002104E" w:rsidP="39380ADE">
      <w:pPr>
        <w:pStyle w:val="IntenseQuote"/>
        <w:rPr>
          <w:sz w:val="20"/>
          <w:szCs w:val="20"/>
        </w:rPr>
      </w:pPr>
    </w:p>
    <w:p w14:paraId="6AE3AFCF" w14:textId="77777777" w:rsidR="0002104E" w:rsidRPr="0002104E" w:rsidRDefault="39380ADE" w:rsidP="39380ADE">
      <w:pPr>
        <w:pStyle w:val="IntenseQuote"/>
        <w:rPr>
          <w:sz w:val="20"/>
          <w:szCs w:val="20"/>
        </w:rPr>
      </w:pPr>
      <w:r w:rsidRPr="39380ADE">
        <w:rPr>
          <w:sz w:val="20"/>
          <w:szCs w:val="20"/>
        </w:rPr>
        <w:t xml:space="preserve">This automatic business term assignment help connect business meaning to the data — establishing signal from noise. This process of assigning meaning is often referred to using phrases like mapping or auto-tagging. The value of assigning business terms is that data with the right business term is easier to find using search, easier to protect using data protection rules, and easier to analyze using automation rules to trigger specific data quality rules.  </w:t>
      </w:r>
    </w:p>
    <w:p w14:paraId="3BDC7E7A" w14:textId="77777777" w:rsidR="0002104E" w:rsidRPr="0002104E" w:rsidRDefault="0002104E" w:rsidP="39380ADE">
      <w:pPr>
        <w:pStyle w:val="IntenseQuote"/>
        <w:rPr>
          <w:sz w:val="20"/>
          <w:szCs w:val="20"/>
        </w:rPr>
      </w:pPr>
    </w:p>
    <w:p w14:paraId="523004FB" w14:textId="49805A23" w:rsidR="0002104E" w:rsidRPr="0002104E" w:rsidRDefault="39380ADE" w:rsidP="39380ADE">
      <w:pPr>
        <w:pStyle w:val="IntenseQuote"/>
        <w:rPr>
          <w:sz w:val="20"/>
          <w:szCs w:val="20"/>
          <w:lang w:val="en-US"/>
        </w:rPr>
      </w:pPr>
      <w:r w:rsidRPr="39380ADE">
        <w:rPr>
          <w:sz w:val="20"/>
          <w:szCs w:val="20"/>
          <w:lang w:val="en-US"/>
        </w:rPr>
        <w:t xml:space="preserve">Like automatic business term assignment, automatic data class assignment (aka data classification) allows for automatic detection of business meaning and value. Automatic data class assignment analyzes actual data values to assign the best data class, and this result is one of a few factors used in the automatic business term assignment framework.  </w:t>
      </w:r>
    </w:p>
    <w:p w14:paraId="4FF58744" w14:textId="77777777" w:rsidR="0002104E" w:rsidRPr="0002104E" w:rsidRDefault="0002104E" w:rsidP="39380ADE">
      <w:pPr>
        <w:pStyle w:val="IntenseQuote"/>
        <w:rPr>
          <w:rFonts w:ascii="IBM Plex Sans" w:eastAsia="IBM Plex Sans" w:hAnsi="IBM Plex Sans" w:cs="IBM Plex Sans"/>
          <w:sz w:val="20"/>
          <w:szCs w:val="20"/>
          <w:lang w:val="en-US"/>
        </w:rPr>
      </w:pPr>
    </w:p>
    <w:p w14:paraId="1C08DBB5" w14:textId="26AFE1AA" w:rsidR="008D317B" w:rsidRDefault="39380ADE" w:rsidP="39380ADE">
      <w:pPr>
        <w:pStyle w:val="IntenseQuote"/>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Automatic data class assignment is run in conjunction with profiling, together known as column analysis. IBM provides over 200 out of the box data classes. These range from a core set (identifier, code, text, quantity, etc.) to specific domains (credit card, email address, etc.). In some instances, these data classes provide validation of the data, like verifying valid credit card number's structure.  </w:t>
      </w:r>
    </w:p>
    <w:p w14:paraId="44710A4E" w14:textId="77777777" w:rsidR="0002104E" w:rsidRPr="00C36E21" w:rsidRDefault="0002104E" w:rsidP="0002104E">
      <w:pPr>
        <w:rPr>
          <w:rFonts w:ascii="IBM Plex Sans" w:eastAsia="IBM Plex Sans" w:hAnsi="IBM Plex Sans" w:cs="IBM Plex Sans"/>
          <w:lang w:val="en-US"/>
        </w:rPr>
      </w:pPr>
    </w:p>
    <w:p w14:paraId="2798334C" w14:textId="47FB3E28" w:rsidR="00AE4E2B" w:rsidRPr="00C36E21" w:rsidRDefault="79228EE3" w:rsidP="79228EE3">
      <w:pPr>
        <w:pStyle w:val="Heading2"/>
        <w:rPr>
          <w:rFonts w:ascii="IBM Plex Sans" w:eastAsia="IBM Plex Sans" w:hAnsi="IBM Plex Sans" w:cs="IBM Plex Sans"/>
          <w:lang w:val="en-US"/>
        </w:rPr>
      </w:pPr>
      <w:bookmarkStart w:id="30" w:name="_Toc97549869"/>
      <w:bookmarkStart w:id="31" w:name="_Toc97805517"/>
      <w:r w:rsidRPr="79228EE3">
        <w:rPr>
          <w:rFonts w:ascii="IBM Plex Sans" w:eastAsia="IBM Plex Sans" w:hAnsi="IBM Plex Sans" w:cs="IBM Plex Sans"/>
          <w:lang w:val="en-US"/>
        </w:rPr>
        <w:lastRenderedPageBreak/>
        <w:t>Result of MDE – data quality</w:t>
      </w:r>
      <w:bookmarkEnd w:id="30"/>
      <w:bookmarkEnd w:id="31"/>
    </w:p>
    <w:p w14:paraId="2C56EAA5" w14:textId="0D478C0D" w:rsidR="00F21F17"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To see data quality details, you can click on 3 dots icon -&gt; View data quality:</w:t>
      </w:r>
    </w:p>
    <w:p w14:paraId="1B557A55" w14:textId="08E07850" w:rsidR="00F21F17" w:rsidRDefault="00F21F17" w:rsidP="79228EE3">
      <w:pPr>
        <w:rPr>
          <w:rFonts w:ascii="IBM Plex Sans" w:eastAsia="IBM Plex Sans" w:hAnsi="IBM Plex Sans" w:cs="IBM Plex Sans"/>
          <w:lang w:val="en-US"/>
        </w:rPr>
      </w:pPr>
      <w:r>
        <w:rPr>
          <w:noProof/>
        </w:rPr>
        <w:drawing>
          <wp:inline distT="0" distB="0" distL="0" distR="0" wp14:anchorId="4C5EEBE5" wp14:editId="442B8E1D">
            <wp:extent cx="5731510" cy="3749040"/>
            <wp:effectExtent l="0" t="0" r="0" b="0"/>
            <wp:docPr id="73" name="Picture 7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14:paraId="26744D09" w14:textId="3F1A8A95" w:rsidR="008D317B" w:rsidRDefault="008D317B" w:rsidP="79228EE3">
      <w:pPr>
        <w:rPr>
          <w:rFonts w:ascii="IBM Plex Sans" w:eastAsia="IBM Plex Sans" w:hAnsi="IBM Plex Sans" w:cs="IBM Plex Sans"/>
          <w:lang w:val="en-US"/>
        </w:rPr>
      </w:pPr>
    </w:p>
    <w:p w14:paraId="63669DE6" w14:textId="77777777" w:rsidR="008D317B" w:rsidRPr="008D317B" w:rsidRDefault="39380ADE" w:rsidP="39380ADE">
      <w:pPr>
        <w:pStyle w:val="IntenseQuote"/>
        <w:rPr>
          <w:sz w:val="20"/>
          <w:szCs w:val="20"/>
          <w:lang w:val="en-US"/>
        </w:rPr>
      </w:pPr>
      <w:r w:rsidRPr="39380ADE">
        <w:rPr>
          <w:sz w:val="20"/>
          <w:szCs w:val="20"/>
          <w:lang w:val="en-US"/>
        </w:rPr>
        <w:t xml:space="preserve">Managing and trusting data at enterprise scale depends on extensible framework for analyzing data quality. Using pre-built or customized measures of quality, a user can easily understand the nature of their data from a single number and then </w:t>
      </w:r>
      <w:proofErr w:type="gramStart"/>
      <w:r w:rsidRPr="39380ADE">
        <w:rPr>
          <w:sz w:val="20"/>
          <w:szCs w:val="20"/>
          <w:lang w:val="en-US"/>
        </w:rPr>
        <w:t>take action</w:t>
      </w:r>
      <w:proofErr w:type="gramEnd"/>
      <w:r w:rsidRPr="39380ADE">
        <w:rPr>
          <w:sz w:val="20"/>
          <w:szCs w:val="20"/>
          <w:lang w:val="en-US"/>
        </w:rPr>
        <w:t xml:space="preserve"> on their most critical assets.</w:t>
      </w:r>
      <w:r w:rsidRPr="39380ADE">
        <w:rPr>
          <w:rFonts w:ascii="Arial" w:hAnsi="Arial" w:cs="Arial"/>
          <w:sz w:val="20"/>
          <w:szCs w:val="20"/>
          <w:lang w:val="en-US"/>
        </w:rPr>
        <w:t> </w:t>
      </w:r>
      <w:r w:rsidRPr="39380ADE">
        <w:rPr>
          <w:sz w:val="20"/>
          <w:szCs w:val="20"/>
          <w:lang w:val="en-US"/>
        </w:rPr>
        <w:t xml:space="preserve"> </w:t>
      </w:r>
    </w:p>
    <w:p w14:paraId="72C45A3E" w14:textId="77777777" w:rsidR="008D317B" w:rsidRPr="008D317B" w:rsidRDefault="39380ADE" w:rsidP="39380ADE">
      <w:pPr>
        <w:pStyle w:val="IntenseQuote"/>
        <w:rPr>
          <w:sz w:val="20"/>
          <w:szCs w:val="20"/>
          <w:lang w:val="en-US"/>
        </w:rPr>
      </w:pPr>
      <w:r w:rsidRPr="39380ADE">
        <w:rPr>
          <w:sz w:val="20"/>
          <w:szCs w:val="20"/>
          <w:lang w:val="en-US"/>
        </w:rPr>
        <w:t xml:space="preserve"> </w:t>
      </w:r>
    </w:p>
    <w:p w14:paraId="71C6E69F" w14:textId="27AFF854" w:rsidR="008D317B" w:rsidRPr="008D317B" w:rsidRDefault="39380ADE" w:rsidP="39380ADE">
      <w:pPr>
        <w:pStyle w:val="IntenseQuote"/>
        <w:rPr>
          <w:sz w:val="20"/>
          <w:szCs w:val="20"/>
          <w:lang w:val="en-US"/>
        </w:rPr>
      </w:pPr>
      <w:r w:rsidRPr="39380ADE">
        <w:rPr>
          <w:sz w:val="20"/>
          <w:szCs w:val="20"/>
          <w:lang w:val="en-US"/>
        </w:rPr>
        <w:t xml:space="preserve">WKC generates a data quality score for each column and data asset right out of the box. The data quality score is calculated for every data asset and column by analyzing every value in every record according to pre-built dimensions. Think about this scoring like a nutrition label for a data asset — it’s a standardized set of metrics that captures the overall quality of a data asset. Using this data quality score, customers can quickly locate and value and risk.  </w:t>
      </w:r>
    </w:p>
    <w:p w14:paraId="768A4364" w14:textId="77777777" w:rsidR="008D317B" w:rsidRPr="008D317B" w:rsidRDefault="39380ADE" w:rsidP="39380ADE">
      <w:pPr>
        <w:pStyle w:val="IntenseQuote"/>
        <w:rPr>
          <w:sz w:val="20"/>
          <w:szCs w:val="20"/>
          <w:lang w:val="en-US"/>
        </w:rPr>
      </w:pPr>
      <w:r w:rsidRPr="39380ADE">
        <w:rPr>
          <w:sz w:val="20"/>
          <w:szCs w:val="20"/>
          <w:lang w:val="en-US"/>
        </w:rPr>
        <w:t xml:space="preserve"> </w:t>
      </w:r>
    </w:p>
    <w:p w14:paraId="68B026DC" w14:textId="585425E4" w:rsidR="008D317B" w:rsidRPr="00C36E21" w:rsidRDefault="39380ADE" w:rsidP="39380ADE">
      <w:pPr>
        <w:pStyle w:val="IntenseQuote"/>
        <w:rPr>
          <w:sz w:val="20"/>
          <w:szCs w:val="20"/>
          <w:lang w:val="en-US"/>
        </w:rPr>
      </w:pPr>
      <w:r w:rsidRPr="39380ADE">
        <w:rPr>
          <w:sz w:val="20"/>
          <w:szCs w:val="20"/>
          <w:lang w:val="en-US"/>
        </w:rPr>
        <w:t xml:space="preserve">DQ scores help users locate, diagnose, then prioritize data quality issues. Scores also help identify and monitor business value. For example, if my data quality score is high and few DQ dimension violations are found, I can be confident that a data asset is of quality.  </w:t>
      </w:r>
    </w:p>
    <w:p w14:paraId="6BDAC440" w14:textId="2DB879D0" w:rsidR="00C36E21" w:rsidRPr="00C36E21" w:rsidRDefault="00C36E21" w:rsidP="79228EE3">
      <w:pPr>
        <w:rPr>
          <w:rFonts w:ascii="IBM Plex Sans" w:eastAsia="IBM Plex Sans" w:hAnsi="IBM Plex Sans" w:cs="IBM Plex Sans"/>
          <w:lang w:val="en-US"/>
        </w:rPr>
      </w:pPr>
      <w:r>
        <w:rPr>
          <w:noProof/>
        </w:rPr>
        <w:lastRenderedPageBreak/>
        <w:drawing>
          <wp:inline distT="0" distB="0" distL="0" distR="0" wp14:anchorId="1925E92C" wp14:editId="4D46782B">
            <wp:extent cx="5731510" cy="4638674"/>
            <wp:effectExtent l="0" t="0" r="0" b="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37">
                      <a:extLst>
                        <a:ext uri="{28A0092B-C50C-407E-A947-70E740481C1C}">
                          <a14:useLocalDpi xmlns:a14="http://schemas.microsoft.com/office/drawing/2010/main" val="0"/>
                        </a:ext>
                      </a:extLst>
                    </a:blip>
                    <a:stretch>
                      <a:fillRect/>
                    </a:stretch>
                  </pic:blipFill>
                  <pic:spPr>
                    <a:xfrm>
                      <a:off x="0" y="0"/>
                      <a:ext cx="5731510" cy="4638674"/>
                    </a:xfrm>
                    <a:prstGeom prst="rect">
                      <a:avLst/>
                    </a:prstGeom>
                  </pic:spPr>
                </pic:pic>
              </a:graphicData>
            </a:graphic>
          </wp:inline>
        </w:drawing>
      </w:r>
    </w:p>
    <w:p w14:paraId="075BFC07" w14:textId="6420C150" w:rsidR="00AE4E2B"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Under 3dots menu, you can also mark asset or column as reviewed.</w:t>
      </w:r>
    </w:p>
    <w:p w14:paraId="57A4F3FA" w14:textId="6E309675" w:rsidR="00C36E21" w:rsidRPr="00C36E21" w:rsidRDefault="00C36E21" w:rsidP="79228EE3">
      <w:pPr>
        <w:rPr>
          <w:rFonts w:ascii="IBM Plex Sans" w:eastAsia="IBM Plex Sans" w:hAnsi="IBM Plex Sans" w:cs="IBM Plex Sans"/>
          <w:lang w:val="en-US"/>
        </w:rPr>
      </w:pPr>
    </w:p>
    <w:p w14:paraId="59090222" w14:textId="476325A6" w:rsidR="00C36E21" w:rsidRPr="00C36E21" w:rsidRDefault="00C36E21" w:rsidP="79228EE3">
      <w:pPr>
        <w:rPr>
          <w:rFonts w:ascii="IBM Plex Sans" w:eastAsia="IBM Plex Sans" w:hAnsi="IBM Plex Sans" w:cs="IBM Plex Sans"/>
          <w:lang w:val="en-US"/>
        </w:rPr>
      </w:pPr>
      <w:r>
        <w:rPr>
          <w:noProof/>
        </w:rPr>
        <w:drawing>
          <wp:inline distT="0" distB="0" distL="0" distR="0" wp14:anchorId="41A83DA7" wp14:editId="08EEAB1E">
            <wp:extent cx="5731510" cy="3728720"/>
            <wp:effectExtent l="0" t="0" r="0" b="5080"/>
            <wp:docPr id="75" name="Picture 7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728720"/>
                    </a:xfrm>
                    <a:prstGeom prst="rect">
                      <a:avLst/>
                    </a:prstGeom>
                  </pic:spPr>
                </pic:pic>
              </a:graphicData>
            </a:graphic>
          </wp:inline>
        </w:drawing>
      </w:r>
    </w:p>
    <w:p w14:paraId="1E4B90AE" w14:textId="77777777" w:rsidR="009E55C1" w:rsidRPr="00C36E21" w:rsidRDefault="009E55C1" w:rsidP="79228EE3">
      <w:pPr>
        <w:rPr>
          <w:rFonts w:ascii="IBM Plex Sans" w:eastAsia="IBM Plex Sans" w:hAnsi="IBM Plex Sans" w:cs="IBM Plex Sans"/>
          <w:lang w:val="en-US"/>
        </w:rPr>
      </w:pPr>
    </w:p>
    <w:p w14:paraId="2BEB7A57" w14:textId="25A7256F" w:rsidR="00AE4E2B" w:rsidRPr="00C36E21" w:rsidRDefault="79228EE3" w:rsidP="79228EE3">
      <w:pPr>
        <w:pStyle w:val="Heading2"/>
        <w:rPr>
          <w:rFonts w:ascii="IBM Plex Sans" w:eastAsia="IBM Plex Sans" w:hAnsi="IBM Plex Sans" w:cs="IBM Plex Sans"/>
          <w:lang w:val="en-US"/>
        </w:rPr>
      </w:pPr>
      <w:bookmarkStart w:id="32" w:name="_Toc97549870"/>
      <w:bookmarkStart w:id="33" w:name="_Toc97805518"/>
      <w:r w:rsidRPr="79228EE3">
        <w:rPr>
          <w:rFonts w:ascii="IBM Plex Sans" w:eastAsia="IBM Plex Sans" w:hAnsi="IBM Plex Sans" w:cs="IBM Plex Sans"/>
          <w:lang w:val="en-US"/>
        </w:rPr>
        <w:t>Publishing assets to catalog</w:t>
      </w:r>
      <w:bookmarkEnd w:id="32"/>
      <w:bookmarkEnd w:id="33"/>
    </w:p>
    <w:p w14:paraId="5F9174C0" w14:textId="492C8FFA" w:rsidR="00C36E21"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After all assets are reviewed, you can publish one or all of them to a catalog.</w:t>
      </w:r>
    </w:p>
    <w:p w14:paraId="204C772A" w14:textId="77777777" w:rsidR="00C36E21" w:rsidRPr="00C36E21" w:rsidRDefault="00C36E21" w:rsidP="39380ADE">
      <w:pPr>
        <w:rPr>
          <w:rFonts w:ascii="IBM Plex Sans" w:eastAsia="IBM Plex Sans" w:hAnsi="IBM Plex Sans" w:cs="IBM Plex Sans"/>
          <w:sz w:val="20"/>
          <w:szCs w:val="20"/>
          <w:lang w:val="en-US"/>
        </w:rPr>
      </w:pPr>
    </w:p>
    <w:p w14:paraId="390BCD9C" w14:textId="6A38CE3A" w:rsidR="00AE4E2B" w:rsidRPr="00C36E21" w:rsidRDefault="39380ADE" w:rsidP="39380ADE">
      <w:p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Select relevant assets and click -&gt; Publish to catalog</w:t>
      </w:r>
    </w:p>
    <w:p w14:paraId="1C40ABE4" w14:textId="7A2976FD" w:rsidR="00AE4E2B" w:rsidRPr="00C36E21" w:rsidRDefault="00AE4E2B" w:rsidP="79228EE3">
      <w:pPr>
        <w:rPr>
          <w:rFonts w:ascii="IBM Plex Sans" w:eastAsia="IBM Plex Sans" w:hAnsi="IBM Plex Sans" w:cs="IBM Plex Sans"/>
          <w:lang w:val="en-US"/>
        </w:rPr>
      </w:pPr>
    </w:p>
    <w:p w14:paraId="730E6739" w14:textId="3B07C8A0" w:rsidR="00DB4120" w:rsidRPr="00C36E21" w:rsidRDefault="00C36E21" w:rsidP="79228EE3">
      <w:pPr>
        <w:rPr>
          <w:rFonts w:ascii="IBM Plex Sans" w:eastAsia="IBM Plex Sans" w:hAnsi="IBM Plex Sans" w:cs="IBM Plex Sans"/>
          <w:lang w:val="en-US"/>
        </w:rPr>
      </w:pPr>
      <w:r>
        <w:rPr>
          <w:noProof/>
        </w:rPr>
        <w:drawing>
          <wp:inline distT="0" distB="0" distL="0" distR="0" wp14:anchorId="34A88794" wp14:editId="1B30EB34">
            <wp:extent cx="5731510" cy="4338320"/>
            <wp:effectExtent l="0" t="0" r="0" b="508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39">
                      <a:extLst>
                        <a:ext uri="{28A0092B-C50C-407E-A947-70E740481C1C}">
                          <a14:useLocalDpi xmlns:a14="http://schemas.microsoft.com/office/drawing/2010/main" val="0"/>
                        </a:ext>
                      </a:extLst>
                    </a:blip>
                    <a:stretch>
                      <a:fillRect/>
                    </a:stretch>
                  </pic:blipFill>
                  <pic:spPr>
                    <a:xfrm>
                      <a:off x="0" y="0"/>
                      <a:ext cx="5731510" cy="4338320"/>
                    </a:xfrm>
                    <a:prstGeom prst="rect">
                      <a:avLst/>
                    </a:prstGeom>
                  </pic:spPr>
                </pic:pic>
              </a:graphicData>
            </a:graphic>
          </wp:inline>
        </w:drawing>
      </w:r>
    </w:p>
    <w:p w14:paraId="1A14E803" w14:textId="4D9C54BE" w:rsidR="00F363A8" w:rsidRPr="00C36E21" w:rsidRDefault="00F363A8" w:rsidP="79228EE3">
      <w:pPr>
        <w:rPr>
          <w:rFonts w:ascii="IBM Plex Sans" w:eastAsia="IBM Plex Sans" w:hAnsi="IBM Plex Sans" w:cs="IBM Plex Sans"/>
          <w:lang w:val="en-US"/>
        </w:rPr>
      </w:pPr>
    </w:p>
    <w:p w14:paraId="00A4A8AC" w14:textId="67276C82" w:rsidR="00F363A8" w:rsidRPr="00C36E21" w:rsidRDefault="00F363A8" w:rsidP="79228EE3">
      <w:pPr>
        <w:rPr>
          <w:rFonts w:ascii="IBM Plex Sans" w:eastAsia="IBM Plex Sans" w:hAnsi="IBM Plex Sans" w:cs="IBM Plex Sans"/>
          <w:lang w:val="en-US"/>
        </w:rPr>
      </w:pPr>
    </w:p>
    <w:p w14:paraId="74D608E3" w14:textId="77777777" w:rsidR="00F363A8" w:rsidRPr="00C36E21" w:rsidRDefault="39380ADE" w:rsidP="39380ADE">
      <w:pPr>
        <w:rPr>
          <w:rFonts w:ascii="IBM Plex Sans" w:eastAsia="IBM Plex Sans" w:hAnsi="IBM Plex Sans" w:cs="IBM Plex Sans"/>
          <w:sz w:val="22"/>
          <w:szCs w:val="22"/>
          <w:lang w:val="en-US"/>
        </w:rPr>
      </w:pPr>
      <w:r w:rsidRPr="39380ADE">
        <w:rPr>
          <w:rFonts w:ascii="IBM Plex Sans" w:eastAsia="IBM Plex Sans" w:hAnsi="IBM Plex Sans" w:cs="IBM Plex Sans"/>
          <w:sz w:val="20"/>
          <w:szCs w:val="20"/>
          <w:lang w:val="en-US"/>
        </w:rPr>
        <w:t>Select target catalog created in one of the previous steps.</w:t>
      </w:r>
    </w:p>
    <w:p w14:paraId="6E7AB747" w14:textId="22E767EB" w:rsidR="00F363A8" w:rsidRPr="00C36E21" w:rsidRDefault="00F363A8" w:rsidP="79228EE3">
      <w:pPr>
        <w:rPr>
          <w:rFonts w:ascii="IBM Plex Sans" w:eastAsia="IBM Plex Sans" w:hAnsi="IBM Plex Sans" w:cs="IBM Plex Sans"/>
          <w:lang w:val="en-US"/>
        </w:rPr>
      </w:pPr>
      <w:r>
        <w:rPr>
          <w:noProof/>
        </w:rPr>
        <w:lastRenderedPageBreak/>
        <w:drawing>
          <wp:inline distT="0" distB="0" distL="0" distR="0" wp14:anchorId="228A5C98" wp14:editId="5D0C1C69">
            <wp:extent cx="5731510" cy="4615178"/>
            <wp:effectExtent l="0" t="0" r="0" b="0"/>
            <wp:docPr id="47" name="Picture 4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40">
                      <a:extLst>
                        <a:ext uri="{28A0092B-C50C-407E-A947-70E740481C1C}">
                          <a14:useLocalDpi xmlns:a14="http://schemas.microsoft.com/office/drawing/2010/main" val="0"/>
                        </a:ext>
                      </a:extLst>
                    </a:blip>
                    <a:stretch>
                      <a:fillRect/>
                    </a:stretch>
                  </pic:blipFill>
                  <pic:spPr>
                    <a:xfrm>
                      <a:off x="0" y="0"/>
                      <a:ext cx="5731510" cy="4615178"/>
                    </a:xfrm>
                    <a:prstGeom prst="rect">
                      <a:avLst/>
                    </a:prstGeom>
                  </pic:spPr>
                </pic:pic>
              </a:graphicData>
            </a:graphic>
          </wp:inline>
        </w:drawing>
      </w:r>
    </w:p>
    <w:p w14:paraId="6C1E8F2E" w14:textId="54EA507A" w:rsidR="00560F1D" w:rsidRPr="00C36E21" w:rsidRDefault="00560F1D" w:rsidP="79228EE3">
      <w:pPr>
        <w:rPr>
          <w:rFonts w:ascii="IBM Plex Sans" w:eastAsia="IBM Plex Sans" w:hAnsi="IBM Plex Sans" w:cs="IBM Plex Sans"/>
          <w:b/>
          <w:bCs/>
          <w:color w:val="00B050"/>
          <w:lang w:val="en-US"/>
        </w:rPr>
      </w:pPr>
    </w:p>
    <w:p w14:paraId="5B1E3966" w14:textId="55C2E333" w:rsidR="00CF003A" w:rsidRPr="00C36E21" w:rsidRDefault="00CF003A" w:rsidP="79228EE3">
      <w:pPr>
        <w:rPr>
          <w:rFonts w:ascii="IBM Plex Sans" w:eastAsia="IBM Plex Sans" w:hAnsi="IBM Plex Sans" w:cs="IBM Plex Sans"/>
          <w:b/>
          <w:bCs/>
          <w:color w:val="00B050"/>
          <w:lang w:val="en-US"/>
        </w:rPr>
      </w:pPr>
    </w:p>
    <w:p w14:paraId="7C342221" w14:textId="6ACFC550" w:rsidR="00560F1D" w:rsidRPr="00C36E21" w:rsidRDefault="00560F1D" w:rsidP="79228EE3">
      <w:pPr>
        <w:rPr>
          <w:rFonts w:ascii="IBM Plex Sans" w:eastAsia="IBM Plex Sans" w:hAnsi="IBM Plex Sans" w:cs="IBM Plex Sans"/>
          <w:b/>
          <w:bCs/>
          <w:color w:val="00B050"/>
          <w:lang w:val="en-US"/>
        </w:rPr>
      </w:pPr>
    </w:p>
    <w:p w14:paraId="0A4BCA41" w14:textId="6896A4C6" w:rsidR="00F363A8" w:rsidRPr="00C36E21" w:rsidRDefault="39380ADE" w:rsidP="39380ADE">
      <w:pPr>
        <w:rPr>
          <w:rStyle w:val="Strong"/>
          <w:rFonts w:ascii="IBM Plex Sans" w:eastAsia="IBM Plex Sans" w:hAnsi="IBM Plex Sans" w:cs="IBM Plex Sans"/>
          <w:b w:val="0"/>
          <w:bCs w:val="0"/>
          <w:sz w:val="20"/>
          <w:szCs w:val="20"/>
          <w:lang w:val="en-US"/>
        </w:rPr>
      </w:pPr>
      <w:r w:rsidRPr="39380ADE">
        <w:rPr>
          <w:rFonts w:ascii="IBM Plex Sans" w:eastAsia="IBM Plex Sans" w:hAnsi="IBM Plex Sans" w:cs="IBM Plex Sans"/>
          <w:sz w:val="20"/>
          <w:szCs w:val="20"/>
          <w:lang w:val="en-US"/>
        </w:rPr>
        <w:t xml:space="preserve">Click </w:t>
      </w:r>
      <w:r w:rsidRPr="39380ADE">
        <w:rPr>
          <w:rStyle w:val="Strong"/>
          <w:rFonts w:ascii="IBM Plex Sans" w:eastAsia="IBM Plex Sans" w:hAnsi="IBM Plex Sans" w:cs="IBM Plex Sans"/>
          <w:sz w:val="20"/>
          <w:szCs w:val="20"/>
          <w:lang w:val="en-US"/>
        </w:rPr>
        <w:t xml:space="preserve">Publish. </w:t>
      </w:r>
      <w:r w:rsidRPr="39380ADE">
        <w:rPr>
          <w:rStyle w:val="Strong"/>
          <w:rFonts w:ascii="IBM Plex Sans" w:eastAsia="IBM Plex Sans" w:hAnsi="IBM Plex Sans" w:cs="IBM Plex Sans"/>
          <w:b w:val="0"/>
          <w:bCs w:val="0"/>
          <w:sz w:val="20"/>
          <w:szCs w:val="20"/>
          <w:lang w:val="en-US"/>
        </w:rPr>
        <w:t>You can navigate to “</w:t>
      </w:r>
      <w:r w:rsidRPr="39380ADE">
        <w:rPr>
          <w:rStyle w:val="Strong"/>
          <w:rFonts w:ascii="IBM Plex Sans" w:eastAsia="IBM Plex Sans" w:hAnsi="IBM Plex Sans" w:cs="IBM Plex Sans"/>
          <w:sz w:val="20"/>
          <w:szCs w:val="20"/>
          <w:lang w:val="en-US"/>
        </w:rPr>
        <w:t>Demo catalog – Data Fabric</w:t>
      </w:r>
      <w:r w:rsidRPr="39380ADE">
        <w:rPr>
          <w:rStyle w:val="Strong"/>
          <w:rFonts w:ascii="IBM Plex Sans" w:eastAsia="IBM Plex Sans" w:hAnsi="IBM Plex Sans" w:cs="IBM Plex Sans"/>
          <w:b w:val="0"/>
          <w:bCs w:val="0"/>
          <w:sz w:val="20"/>
          <w:szCs w:val="20"/>
          <w:lang w:val="en-US"/>
        </w:rPr>
        <w:t>” to check results.</w:t>
      </w:r>
    </w:p>
    <w:p w14:paraId="13977314" w14:textId="1025BA61" w:rsidR="00CF003A" w:rsidRPr="00C36E21" w:rsidRDefault="00F363A8" w:rsidP="79228EE3">
      <w:pPr>
        <w:rPr>
          <w:rStyle w:val="Strong"/>
          <w:rFonts w:ascii="IBM Plex Sans" w:eastAsia="IBM Plex Sans" w:hAnsi="IBM Plex Sans" w:cs="IBM Plex Sans"/>
          <w:lang w:val="en-US"/>
        </w:rPr>
      </w:pPr>
      <w:r>
        <w:rPr>
          <w:noProof/>
        </w:rPr>
        <w:lastRenderedPageBreak/>
        <w:drawing>
          <wp:inline distT="0" distB="0" distL="0" distR="0" wp14:anchorId="126BDF47" wp14:editId="48B46CE1">
            <wp:extent cx="5731510" cy="4638674"/>
            <wp:effectExtent l="0" t="0" r="0" b="0"/>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1">
                      <a:extLst>
                        <a:ext uri="{28A0092B-C50C-407E-A947-70E740481C1C}">
                          <a14:useLocalDpi xmlns:a14="http://schemas.microsoft.com/office/drawing/2010/main" val="0"/>
                        </a:ext>
                      </a:extLst>
                    </a:blip>
                    <a:stretch>
                      <a:fillRect/>
                    </a:stretch>
                  </pic:blipFill>
                  <pic:spPr>
                    <a:xfrm>
                      <a:off x="0" y="0"/>
                      <a:ext cx="5731510" cy="4638674"/>
                    </a:xfrm>
                    <a:prstGeom prst="rect">
                      <a:avLst/>
                    </a:prstGeom>
                  </pic:spPr>
                </pic:pic>
              </a:graphicData>
            </a:graphic>
          </wp:inline>
        </w:drawing>
      </w:r>
    </w:p>
    <w:p w14:paraId="44F94A19" w14:textId="10CEA9C7" w:rsidR="00CF003A" w:rsidRPr="00C36E21" w:rsidRDefault="00CF003A" w:rsidP="79228EE3">
      <w:pPr>
        <w:rPr>
          <w:rFonts w:ascii="IBM Plex Sans" w:eastAsia="IBM Plex Sans" w:hAnsi="IBM Plex Sans" w:cs="IBM Plex Sans"/>
          <w:lang w:val="en-US"/>
        </w:rPr>
      </w:pPr>
    </w:p>
    <w:p w14:paraId="355646C6" w14:textId="49E5F6FE" w:rsidR="00A0164E" w:rsidRDefault="00A0164E" w:rsidP="79228EE3">
      <w:pPr>
        <w:pStyle w:val="Heading2"/>
        <w:rPr>
          <w:rFonts w:ascii="IBM Plex Sans" w:eastAsia="IBM Plex Sans" w:hAnsi="IBM Plex Sans" w:cs="IBM Plex Sans"/>
          <w:lang w:val="en-US"/>
        </w:rPr>
      </w:pPr>
    </w:p>
    <w:p w14:paraId="164138AE" w14:textId="2F3F6BC9" w:rsidR="00A0164E" w:rsidRDefault="79228EE3" w:rsidP="79228EE3">
      <w:pPr>
        <w:pStyle w:val="Heading1"/>
        <w:rPr>
          <w:rFonts w:ascii="IBM Plex Sans" w:eastAsia="IBM Plex Sans" w:hAnsi="IBM Plex Sans" w:cs="IBM Plex Sans"/>
          <w:lang w:val="en-US"/>
        </w:rPr>
      </w:pPr>
      <w:bookmarkStart w:id="34" w:name="_Toc97549871"/>
      <w:bookmarkStart w:id="35" w:name="_Toc97805519"/>
      <w:r w:rsidRPr="79228EE3">
        <w:rPr>
          <w:rFonts w:ascii="IBM Plex Sans" w:eastAsia="IBM Plex Sans" w:hAnsi="IBM Plex Sans" w:cs="IBM Plex Sans"/>
          <w:lang w:val="en-US"/>
        </w:rPr>
        <w:t>Conclusion</w:t>
      </w:r>
      <w:bookmarkEnd w:id="34"/>
      <w:bookmarkEnd w:id="35"/>
    </w:p>
    <w:p w14:paraId="57E636F8" w14:textId="77777777" w:rsidR="006F52A2" w:rsidRDefault="006F52A2" w:rsidP="39380ADE">
      <w:pPr>
        <w:rPr>
          <w:rFonts w:ascii="IBM Plex Sans" w:eastAsia="IBM Plex Sans" w:hAnsi="IBM Plex Sans" w:cs="IBM Plex Sans"/>
          <w:sz w:val="20"/>
          <w:szCs w:val="20"/>
          <w:shd w:val="clear" w:color="auto" w:fill="FFFFFF"/>
        </w:rPr>
      </w:pPr>
      <w:r w:rsidRPr="39380ADE">
        <w:rPr>
          <w:rFonts w:ascii="IBM Plex Sans" w:eastAsia="IBM Plex Sans" w:hAnsi="IBM Plex Sans" w:cs="IBM Plex Sans"/>
          <w:sz w:val="20"/>
          <w:szCs w:val="20"/>
          <w:shd w:val="clear" w:color="auto" w:fill="FFFFFF"/>
        </w:rPr>
        <w:t xml:space="preserve">Data is like water—best served fresh, well-filtered, and with confidence in its origins and quality. A business’ data-driven decisions are only as good as the data that underlies them. The goal of metadata enrichment is to create value and meaning from data. </w:t>
      </w:r>
    </w:p>
    <w:p w14:paraId="2F2F3FAF" w14:textId="77777777" w:rsidR="006F52A2" w:rsidRDefault="006F52A2" w:rsidP="39380ADE">
      <w:pPr>
        <w:rPr>
          <w:rFonts w:ascii="IBM Plex Sans" w:eastAsia="IBM Plex Sans" w:hAnsi="IBM Plex Sans" w:cs="IBM Plex Sans"/>
          <w:sz w:val="20"/>
          <w:szCs w:val="20"/>
          <w:shd w:val="clear" w:color="auto" w:fill="FFFFFF"/>
        </w:rPr>
      </w:pPr>
    </w:p>
    <w:p w14:paraId="31382F26" w14:textId="77777777" w:rsidR="006F52A2" w:rsidRDefault="006F52A2" w:rsidP="39380ADE">
      <w:pPr>
        <w:rPr>
          <w:rFonts w:ascii="IBM Plex Sans" w:eastAsia="IBM Plex Sans" w:hAnsi="IBM Plex Sans" w:cs="IBM Plex Sans"/>
          <w:sz w:val="20"/>
          <w:szCs w:val="20"/>
          <w:shd w:val="clear" w:color="auto" w:fill="FFFFFF"/>
        </w:rPr>
      </w:pPr>
      <w:r w:rsidRPr="39380ADE">
        <w:rPr>
          <w:rFonts w:ascii="IBM Plex Sans" w:eastAsia="IBM Plex Sans" w:hAnsi="IBM Plex Sans" w:cs="IBM Plex Sans"/>
          <w:sz w:val="20"/>
          <w:szCs w:val="20"/>
          <w:shd w:val="clear" w:color="auto" w:fill="FFFFFF"/>
        </w:rPr>
        <w:t xml:space="preserve">Metadata Enrichment enables customers to go from backroom to showroom, from data source to data catalog, faster. It enriches metadata with understanding. How? Automatically providing context, content, and quality information in a unified framework. </w:t>
      </w:r>
    </w:p>
    <w:p w14:paraId="629EAE40" w14:textId="77777777" w:rsidR="006F52A2" w:rsidRDefault="006F52A2" w:rsidP="39380ADE">
      <w:pPr>
        <w:rPr>
          <w:rFonts w:ascii="IBM Plex Sans" w:eastAsia="IBM Plex Sans" w:hAnsi="IBM Plex Sans" w:cs="IBM Plex Sans"/>
          <w:sz w:val="20"/>
          <w:szCs w:val="20"/>
          <w:shd w:val="clear" w:color="auto" w:fill="FFFFFF"/>
        </w:rPr>
      </w:pPr>
    </w:p>
    <w:p w14:paraId="2F296219" w14:textId="77777777" w:rsidR="006F52A2" w:rsidRDefault="006F52A2" w:rsidP="39380ADE">
      <w:pPr>
        <w:rPr>
          <w:rFonts w:ascii="IBM Plex Sans" w:eastAsia="IBM Plex Sans" w:hAnsi="IBM Plex Sans" w:cs="IBM Plex Sans"/>
          <w:sz w:val="20"/>
          <w:szCs w:val="20"/>
          <w:shd w:val="clear" w:color="auto" w:fill="FFFFFF"/>
        </w:rPr>
      </w:pPr>
      <w:r w:rsidRPr="39380ADE">
        <w:rPr>
          <w:rFonts w:ascii="IBM Plex Sans" w:eastAsia="IBM Plex Sans" w:hAnsi="IBM Plex Sans" w:cs="IBM Plex Sans"/>
          <w:sz w:val="20"/>
          <w:szCs w:val="20"/>
          <w:shd w:val="clear" w:color="auto" w:fill="FFFFFF"/>
        </w:rPr>
        <w:t xml:space="preserve">Automatic data class and business term assignment help automatethe data curation processand enable faster, more scalable data governance. Profiling gives users confidence in the meaning and structure of their data. Data quality scoring and dimensions allow for easy assessment of business value and detection of data quality issues. </w:t>
      </w:r>
    </w:p>
    <w:p w14:paraId="154F8B12" w14:textId="77777777" w:rsidR="006F52A2" w:rsidRDefault="006F52A2" w:rsidP="39380ADE">
      <w:pPr>
        <w:rPr>
          <w:rFonts w:ascii="IBM Plex Sans" w:eastAsia="IBM Plex Sans" w:hAnsi="IBM Plex Sans" w:cs="IBM Plex Sans"/>
          <w:sz w:val="20"/>
          <w:szCs w:val="20"/>
          <w:shd w:val="clear" w:color="auto" w:fill="FFFFFF"/>
        </w:rPr>
      </w:pPr>
    </w:p>
    <w:p w14:paraId="65881B8C" w14:textId="61A51626" w:rsidR="006F52A2" w:rsidRDefault="006F52A2" w:rsidP="39380ADE">
      <w:pPr>
        <w:rPr>
          <w:rFonts w:ascii="IBM Plex Sans" w:eastAsia="IBM Plex Sans" w:hAnsi="IBM Plex Sans" w:cs="IBM Plex Sans"/>
          <w:sz w:val="20"/>
          <w:szCs w:val="20"/>
        </w:rPr>
      </w:pPr>
      <w:r w:rsidRPr="39380ADE">
        <w:rPr>
          <w:rFonts w:ascii="IBM Plex Sans" w:eastAsia="IBM Plex Sans" w:hAnsi="IBM Plex Sans" w:cs="IBM Plex Sans"/>
          <w:sz w:val="20"/>
          <w:szCs w:val="20"/>
          <w:shd w:val="clear" w:color="auto" w:fill="FFFFFF"/>
        </w:rPr>
        <w:t>With infinite time, people, and a lot of handwritten code, customers could replicate almost all of this functionality. This functionality is valuable because it’s fast, scalable, and pre-built to deliver ROI from enterprise data.</w:t>
      </w:r>
    </w:p>
    <w:p w14:paraId="2F16B83D" w14:textId="77777777" w:rsidR="006F52A2" w:rsidRPr="006F52A2" w:rsidRDefault="006F52A2" w:rsidP="79228EE3">
      <w:pPr>
        <w:rPr>
          <w:rFonts w:ascii="IBM Plex Sans" w:eastAsia="IBM Plex Sans" w:hAnsi="IBM Plex Sans" w:cs="IBM Plex Sans"/>
          <w:lang w:eastAsia="en-US"/>
        </w:rPr>
      </w:pPr>
    </w:p>
    <w:p w14:paraId="6353F1A9" w14:textId="3F443D88" w:rsidR="00445CF9" w:rsidRPr="00C36E21" w:rsidRDefault="79228EE3" w:rsidP="79228EE3">
      <w:pPr>
        <w:pStyle w:val="Heading1"/>
        <w:rPr>
          <w:rFonts w:ascii="IBM Plex Sans" w:eastAsia="IBM Plex Sans" w:hAnsi="IBM Plex Sans" w:cs="IBM Plex Sans"/>
          <w:lang w:val="en-US"/>
        </w:rPr>
      </w:pPr>
      <w:bookmarkStart w:id="36" w:name="_Toc97549872"/>
      <w:bookmarkStart w:id="37" w:name="_Toc97805520"/>
      <w:r w:rsidRPr="79228EE3">
        <w:rPr>
          <w:rFonts w:ascii="IBM Plex Sans" w:eastAsia="IBM Plex Sans" w:hAnsi="IBM Plex Sans" w:cs="IBM Plex Sans"/>
          <w:lang w:val="en-US"/>
        </w:rPr>
        <w:lastRenderedPageBreak/>
        <w:t>Resources and documentation</w:t>
      </w:r>
      <w:bookmarkEnd w:id="36"/>
      <w:bookmarkEnd w:id="37"/>
    </w:p>
    <w:p w14:paraId="7206D114" w14:textId="3FC4C28E" w:rsidR="00445CF9" w:rsidRPr="00C36E21" w:rsidRDefault="39380ADE" w:rsidP="39380ADE">
      <w:pPr>
        <w:pStyle w:val="ListParagraph"/>
        <w:numPr>
          <w:ilvl w:val="0"/>
          <w:numId w:val="9"/>
        </w:num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Metadata Enrichment documentation can be found here: </w:t>
      </w:r>
      <w:hyperlink r:id="rId42" w:anchor="supp-assets">
        <w:r w:rsidRPr="39380ADE">
          <w:rPr>
            <w:rStyle w:val="Hyperlink"/>
            <w:rFonts w:ascii="IBM Plex Sans" w:eastAsia="IBM Plex Sans" w:hAnsi="IBM Plex Sans" w:cs="IBM Plex Sans"/>
            <w:sz w:val="20"/>
            <w:szCs w:val="20"/>
            <w:lang w:val="en-US"/>
          </w:rPr>
          <w:t>https://dataplatform.cloud.ibm.com/docs/content/wsj/governance/metadata-enrichment.html#supp-assets</w:t>
        </w:r>
      </w:hyperlink>
    </w:p>
    <w:p w14:paraId="7A689820" w14:textId="72C2236C" w:rsidR="00445CF9" w:rsidRPr="00C36E21" w:rsidRDefault="39380ADE" w:rsidP="39380ADE">
      <w:pPr>
        <w:pStyle w:val="ListParagraph"/>
        <w:numPr>
          <w:ilvl w:val="0"/>
          <w:numId w:val="9"/>
        </w:num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 xml:space="preserve">You can learn more about Terms and Data Classes in Governance artifacts documentation: </w:t>
      </w:r>
      <w:hyperlink r:id="rId43">
        <w:r w:rsidRPr="39380ADE">
          <w:rPr>
            <w:rStyle w:val="Hyperlink"/>
            <w:rFonts w:ascii="IBM Plex Sans" w:eastAsia="IBM Plex Sans" w:hAnsi="IBM Plex Sans" w:cs="IBM Plex Sans"/>
            <w:sz w:val="20"/>
            <w:szCs w:val="20"/>
            <w:lang w:val="en-US"/>
          </w:rPr>
          <w:t>https://dataplatform.cloud.ibm.com/docs/content/wsj/governance/governance.html?audience=wdp</w:t>
        </w:r>
      </w:hyperlink>
    </w:p>
    <w:p w14:paraId="67D83FB9" w14:textId="57BB1B1F" w:rsidR="00445CF9" w:rsidRPr="00C36E21" w:rsidRDefault="39380ADE" w:rsidP="39380ADE">
      <w:pPr>
        <w:pStyle w:val="ListParagraph"/>
        <w:numPr>
          <w:ilvl w:val="0"/>
          <w:numId w:val="9"/>
        </w:numPr>
        <w:rPr>
          <w:rFonts w:ascii="IBM Plex Sans" w:eastAsia="IBM Plex Sans" w:hAnsi="IBM Plex Sans" w:cs="IBM Plex Sans"/>
          <w:sz w:val="20"/>
          <w:szCs w:val="20"/>
          <w:lang w:val="en-US"/>
        </w:rPr>
      </w:pPr>
      <w:r w:rsidRPr="39380ADE">
        <w:rPr>
          <w:rFonts w:ascii="IBM Plex Sans" w:eastAsia="IBM Plex Sans" w:hAnsi="IBM Plex Sans" w:cs="IBM Plex Sans"/>
          <w:sz w:val="20"/>
          <w:szCs w:val="20"/>
          <w:lang w:val="en-US"/>
        </w:rPr>
        <w:t>Metadata Import documentation: https://dataplatform.cloud.ibm.com/docs/content/wsj/manage-data/metadata-import.html?audience=wdp</w:t>
      </w:r>
    </w:p>
    <w:p w14:paraId="533DB751" w14:textId="77777777" w:rsidR="00445CF9" w:rsidRPr="00C36E21" w:rsidRDefault="00445CF9" w:rsidP="79228EE3">
      <w:pPr>
        <w:rPr>
          <w:rFonts w:ascii="IBM Plex Sans" w:eastAsia="IBM Plex Sans" w:hAnsi="IBM Plex Sans" w:cs="IBM Plex Sans"/>
          <w:lang w:val="en-US" w:eastAsia="en-US"/>
        </w:rPr>
      </w:pPr>
    </w:p>
    <w:sectPr w:rsidR="00445CF9" w:rsidRPr="00C36E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30B7A"/>
    <w:multiLevelType w:val="hybridMultilevel"/>
    <w:tmpl w:val="F5B4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4070E"/>
    <w:multiLevelType w:val="hybridMultilevel"/>
    <w:tmpl w:val="90545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5459C3"/>
    <w:multiLevelType w:val="hybridMultilevel"/>
    <w:tmpl w:val="BE44D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0A50B8"/>
    <w:multiLevelType w:val="hybridMultilevel"/>
    <w:tmpl w:val="F1DC2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8F7089"/>
    <w:multiLevelType w:val="multilevel"/>
    <w:tmpl w:val="3F1C6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FD7831"/>
    <w:multiLevelType w:val="multilevel"/>
    <w:tmpl w:val="3F1C6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3B4ADC"/>
    <w:multiLevelType w:val="multilevel"/>
    <w:tmpl w:val="3F1C6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106DEB"/>
    <w:multiLevelType w:val="multilevel"/>
    <w:tmpl w:val="33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F35E37"/>
    <w:multiLevelType w:val="hybridMultilevel"/>
    <w:tmpl w:val="72989F3A"/>
    <w:lvl w:ilvl="0" w:tplc="EE98EE5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70556554">
    <w:abstractNumId w:val="1"/>
  </w:num>
  <w:num w:numId="2" w16cid:durableId="309023517">
    <w:abstractNumId w:val="2"/>
  </w:num>
  <w:num w:numId="3" w16cid:durableId="275529224">
    <w:abstractNumId w:val="8"/>
  </w:num>
  <w:num w:numId="4" w16cid:durableId="1126895089">
    <w:abstractNumId w:val="3"/>
  </w:num>
  <w:num w:numId="5" w16cid:durableId="1446803093">
    <w:abstractNumId w:val="0"/>
  </w:num>
  <w:num w:numId="6" w16cid:durableId="1996031514">
    <w:abstractNumId w:val="7"/>
  </w:num>
  <w:num w:numId="7" w16cid:durableId="1929926104">
    <w:abstractNumId w:val="6"/>
  </w:num>
  <w:num w:numId="8" w16cid:durableId="1913152155">
    <w:abstractNumId w:val="4"/>
  </w:num>
  <w:num w:numId="9" w16cid:durableId="2253378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98C"/>
    <w:rsid w:val="000076B6"/>
    <w:rsid w:val="00011DED"/>
    <w:rsid w:val="00015283"/>
    <w:rsid w:val="0002104E"/>
    <w:rsid w:val="0002210C"/>
    <w:rsid w:val="0002261F"/>
    <w:rsid w:val="00022F13"/>
    <w:rsid w:val="00043AC9"/>
    <w:rsid w:val="001611D0"/>
    <w:rsid w:val="00186E92"/>
    <w:rsid w:val="001B5734"/>
    <w:rsid w:val="001C63E4"/>
    <w:rsid w:val="00223577"/>
    <w:rsid w:val="00252BED"/>
    <w:rsid w:val="002548A2"/>
    <w:rsid w:val="00257415"/>
    <w:rsid w:val="002758E2"/>
    <w:rsid w:val="002A64F4"/>
    <w:rsid w:val="002C4C55"/>
    <w:rsid w:val="002D1612"/>
    <w:rsid w:val="002E241E"/>
    <w:rsid w:val="003105AD"/>
    <w:rsid w:val="0032048E"/>
    <w:rsid w:val="00392D28"/>
    <w:rsid w:val="003B78BD"/>
    <w:rsid w:val="003E7F8E"/>
    <w:rsid w:val="00400406"/>
    <w:rsid w:val="004204CE"/>
    <w:rsid w:val="0042051A"/>
    <w:rsid w:val="00424285"/>
    <w:rsid w:val="00445CF9"/>
    <w:rsid w:val="00453E3E"/>
    <w:rsid w:val="004F093A"/>
    <w:rsid w:val="004F4511"/>
    <w:rsid w:val="0050371B"/>
    <w:rsid w:val="00504E15"/>
    <w:rsid w:val="0052244A"/>
    <w:rsid w:val="00560F1D"/>
    <w:rsid w:val="00577E7F"/>
    <w:rsid w:val="005F2991"/>
    <w:rsid w:val="006055BB"/>
    <w:rsid w:val="006314A3"/>
    <w:rsid w:val="006772AF"/>
    <w:rsid w:val="006B6213"/>
    <w:rsid w:val="006C5247"/>
    <w:rsid w:val="006F52A2"/>
    <w:rsid w:val="006F63B7"/>
    <w:rsid w:val="00714EE2"/>
    <w:rsid w:val="007D0DCD"/>
    <w:rsid w:val="007F76C4"/>
    <w:rsid w:val="00811197"/>
    <w:rsid w:val="00814C35"/>
    <w:rsid w:val="0083411B"/>
    <w:rsid w:val="00853DF7"/>
    <w:rsid w:val="00883AD0"/>
    <w:rsid w:val="00896236"/>
    <w:rsid w:val="008D317B"/>
    <w:rsid w:val="008D4C2A"/>
    <w:rsid w:val="008F04AE"/>
    <w:rsid w:val="009208F9"/>
    <w:rsid w:val="0092491D"/>
    <w:rsid w:val="00931462"/>
    <w:rsid w:val="00972BD3"/>
    <w:rsid w:val="009866D3"/>
    <w:rsid w:val="009944A3"/>
    <w:rsid w:val="009A64B2"/>
    <w:rsid w:val="009D4B66"/>
    <w:rsid w:val="009E55C1"/>
    <w:rsid w:val="009E5B19"/>
    <w:rsid w:val="009E6F0F"/>
    <w:rsid w:val="00A0164E"/>
    <w:rsid w:val="00A1093E"/>
    <w:rsid w:val="00A316BB"/>
    <w:rsid w:val="00A644CF"/>
    <w:rsid w:val="00A6527D"/>
    <w:rsid w:val="00A73575"/>
    <w:rsid w:val="00A8492B"/>
    <w:rsid w:val="00A91741"/>
    <w:rsid w:val="00AB2966"/>
    <w:rsid w:val="00AB6BFC"/>
    <w:rsid w:val="00AC511B"/>
    <w:rsid w:val="00AE4E2B"/>
    <w:rsid w:val="00B03F0D"/>
    <w:rsid w:val="00B35C50"/>
    <w:rsid w:val="00B3795E"/>
    <w:rsid w:val="00B53FCA"/>
    <w:rsid w:val="00B867D6"/>
    <w:rsid w:val="00B91060"/>
    <w:rsid w:val="00C076B3"/>
    <w:rsid w:val="00C16920"/>
    <w:rsid w:val="00C36E21"/>
    <w:rsid w:val="00C47B82"/>
    <w:rsid w:val="00C72DF0"/>
    <w:rsid w:val="00C93B76"/>
    <w:rsid w:val="00C97AD9"/>
    <w:rsid w:val="00CA120C"/>
    <w:rsid w:val="00CE164B"/>
    <w:rsid w:val="00CF003A"/>
    <w:rsid w:val="00D17E36"/>
    <w:rsid w:val="00DB4120"/>
    <w:rsid w:val="00DF0491"/>
    <w:rsid w:val="00DF7C24"/>
    <w:rsid w:val="00E13AF2"/>
    <w:rsid w:val="00E451F6"/>
    <w:rsid w:val="00E8398C"/>
    <w:rsid w:val="00F0000D"/>
    <w:rsid w:val="00F13C1A"/>
    <w:rsid w:val="00F21F17"/>
    <w:rsid w:val="00F345CA"/>
    <w:rsid w:val="00F363A8"/>
    <w:rsid w:val="00F45807"/>
    <w:rsid w:val="00F552F1"/>
    <w:rsid w:val="00F56C9C"/>
    <w:rsid w:val="00F86E69"/>
    <w:rsid w:val="00F870BC"/>
    <w:rsid w:val="00FB207B"/>
    <w:rsid w:val="163E3B65"/>
    <w:rsid w:val="1641165F"/>
    <w:rsid w:val="326CCAB2"/>
    <w:rsid w:val="380562E5"/>
    <w:rsid w:val="39380ADE"/>
    <w:rsid w:val="3AF9AF8C"/>
    <w:rsid w:val="577B8850"/>
    <w:rsid w:val="60BCA037"/>
    <w:rsid w:val="6FA4A4F4"/>
    <w:rsid w:val="747934BB"/>
    <w:rsid w:val="75C9C0B3"/>
    <w:rsid w:val="79228EE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A597C"/>
  <w15:chartTrackingRefBased/>
  <w15:docId w15:val="{F26C44D6-335F-9E48-A349-8CAD1956B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AC9"/>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4F4511"/>
    <w:pPr>
      <w:keepNext/>
      <w:keepLines/>
      <w:spacing w:before="240"/>
      <w:outlineLvl w:val="0"/>
    </w:pPr>
    <w:rPr>
      <w:rFonts w:asciiTheme="majorHAnsi" w:eastAsiaTheme="majorEastAsia" w:hAnsiTheme="majorHAnsi" w:cstheme="majorBidi"/>
      <w:b/>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4F4511"/>
    <w:pPr>
      <w:keepNext/>
      <w:keepLines/>
      <w:spacing w:before="40"/>
      <w:outlineLvl w:val="1"/>
    </w:pPr>
    <w:rPr>
      <w:rFonts w:asciiTheme="majorHAnsi" w:eastAsiaTheme="majorEastAsia" w:hAnsiTheme="majorHAnsi" w:cstheme="majorBidi"/>
      <w:b/>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4F4511"/>
    <w:pPr>
      <w:keepNext/>
      <w:keepLines/>
      <w:spacing w:before="40"/>
      <w:outlineLvl w:val="2"/>
    </w:pPr>
    <w:rPr>
      <w:rFonts w:asciiTheme="majorHAnsi" w:eastAsiaTheme="majorEastAsia" w:hAnsiTheme="majorHAnsi" w:cstheme="majorBidi"/>
      <w:b/>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398C"/>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E8398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4511"/>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4F4511"/>
    <w:rPr>
      <w:rFonts w:asciiTheme="majorHAnsi" w:eastAsiaTheme="majorEastAsia" w:hAnsiTheme="majorHAnsi" w:cstheme="majorBidi"/>
      <w:b/>
      <w:color w:val="2F5496" w:themeColor="accent1" w:themeShade="BF"/>
      <w:sz w:val="26"/>
      <w:szCs w:val="26"/>
    </w:rPr>
  </w:style>
  <w:style w:type="paragraph" w:styleId="ListParagraph">
    <w:name w:val="List Paragraph"/>
    <w:basedOn w:val="Normal"/>
    <w:uiPriority w:val="34"/>
    <w:qFormat/>
    <w:rsid w:val="00E8398C"/>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E8398C"/>
    <w:rPr>
      <w:color w:val="0563C1" w:themeColor="hyperlink"/>
      <w:u w:val="single"/>
    </w:rPr>
  </w:style>
  <w:style w:type="character" w:styleId="UnresolvedMention">
    <w:name w:val="Unresolved Mention"/>
    <w:basedOn w:val="DefaultParagraphFont"/>
    <w:uiPriority w:val="99"/>
    <w:semiHidden/>
    <w:unhideWhenUsed/>
    <w:rsid w:val="00E8398C"/>
    <w:rPr>
      <w:color w:val="605E5C"/>
      <w:shd w:val="clear" w:color="auto" w:fill="E1DFDD"/>
    </w:rPr>
  </w:style>
  <w:style w:type="paragraph" w:styleId="NormalWeb">
    <w:name w:val="Normal (Web)"/>
    <w:basedOn w:val="Normal"/>
    <w:uiPriority w:val="99"/>
    <w:unhideWhenUsed/>
    <w:rsid w:val="0002210C"/>
    <w:pPr>
      <w:spacing w:before="100" w:beforeAutospacing="1" w:after="100" w:afterAutospacing="1"/>
    </w:pPr>
  </w:style>
  <w:style w:type="character" w:styleId="FollowedHyperlink">
    <w:name w:val="FollowedHyperlink"/>
    <w:basedOn w:val="DefaultParagraphFont"/>
    <w:uiPriority w:val="99"/>
    <w:semiHidden/>
    <w:unhideWhenUsed/>
    <w:rsid w:val="0042051A"/>
    <w:rPr>
      <w:color w:val="954F72" w:themeColor="followedHyperlink"/>
      <w:u w:val="single"/>
    </w:rPr>
  </w:style>
  <w:style w:type="paragraph" w:styleId="Revision">
    <w:name w:val="Revision"/>
    <w:hidden/>
    <w:uiPriority w:val="99"/>
    <w:semiHidden/>
    <w:rsid w:val="00252BED"/>
  </w:style>
  <w:style w:type="character" w:styleId="CommentReference">
    <w:name w:val="annotation reference"/>
    <w:basedOn w:val="DefaultParagraphFont"/>
    <w:uiPriority w:val="99"/>
    <w:semiHidden/>
    <w:unhideWhenUsed/>
    <w:rsid w:val="002C4C55"/>
    <w:rPr>
      <w:sz w:val="16"/>
      <w:szCs w:val="16"/>
    </w:rPr>
  </w:style>
  <w:style w:type="paragraph" w:styleId="CommentText">
    <w:name w:val="annotation text"/>
    <w:basedOn w:val="Normal"/>
    <w:link w:val="CommentTextChar"/>
    <w:uiPriority w:val="99"/>
    <w:semiHidden/>
    <w:unhideWhenUsed/>
    <w:rsid w:val="002C4C55"/>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2C4C55"/>
    <w:rPr>
      <w:sz w:val="20"/>
      <w:szCs w:val="20"/>
    </w:rPr>
  </w:style>
  <w:style w:type="paragraph" w:styleId="CommentSubject">
    <w:name w:val="annotation subject"/>
    <w:basedOn w:val="CommentText"/>
    <w:next w:val="CommentText"/>
    <w:link w:val="CommentSubjectChar"/>
    <w:uiPriority w:val="99"/>
    <w:semiHidden/>
    <w:unhideWhenUsed/>
    <w:rsid w:val="002C4C55"/>
    <w:rPr>
      <w:b/>
      <w:bCs/>
    </w:rPr>
  </w:style>
  <w:style w:type="character" w:customStyle="1" w:styleId="CommentSubjectChar">
    <w:name w:val="Comment Subject Char"/>
    <w:basedOn w:val="CommentTextChar"/>
    <w:link w:val="CommentSubject"/>
    <w:uiPriority w:val="99"/>
    <w:semiHidden/>
    <w:rsid w:val="002C4C55"/>
    <w:rPr>
      <w:b/>
      <w:bCs/>
      <w:sz w:val="20"/>
      <w:szCs w:val="20"/>
    </w:rPr>
  </w:style>
  <w:style w:type="character" w:customStyle="1" w:styleId="Heading3Char">
    <w:name w:val="Heading 3 Char"/>
    <w:basedOn w:val="DefaultParagraphFont"/>
    <w:link w:val="Heading3"/>
    <w:uiPriority w:val="9"/>
    <w:rsid w:val="004F4511"/>
    <w:rPr>
      <w:rFonts w:asciiTheme="majorHAnsi" w:eastAsiaTheme="majorEastAsia" w:hAnsiTheme="majorHAnsi" w:cstheme="majorBidi"/>
      <w:b/>
      <w:color w:val="1F3763" w:themeColor="accent1" w:themeShade="7F"/>
    </w:rPr>
  </w:style>
  <w:style w:type="paragraph" w:styleId="TOC1">
    <w:name w:val="toc 1"/>
    <w:basedOn w:val="Normal"/>
    <w:next w:val="Normal"/>
    <w:autoRedefine/>
    <w:uiPriority w:val="39"/>
    <w:unhideWhenUsed/>
    <w:rsid w:val="00C076B3"/>
    <w:pPr>
      <w:tabs>
        <w:tab w:val="right" w:leader="dot" w:pos="9016"/>
      </w:tabs>
      <w:spacing w:after="100"/>
    </w:pPr>
    <w:rPr>
      <w:rFonts w:asciiTheme="minorHAnsi" w:eastAsiaTheme="minorHAnsi" w:hAnsiTheme="minorHAnsi" w:cstheme="minorBidi"/>
      <w:lang w:eastAsia="en-US"/>
    </w:rPr>
  </w:style>
  <w:style w:type="paragraph" w:styleId="TOC2">
    <w:name w:val="toc 2"/>
    <w:basedOn w:val="Normal"/>
    <w:next w:val="Normal"/>
    <w:autoRedefine/>
    <w:uiPriority w:val="39"/>
    <w:unhideWhenUsed/>
    <w:rsid w:val="009944A3"/>
    <w:pPr>
      <w:spacing w:after="100"/>
      <w:ind w:left="240"/>
    </w:pPr>
    <w:rPr>
      <w:rFonts w:asciiTheme="minorHAnsi" w:eastAsiaTheme="minorHAnsi" w:hAnsiTheme="minorHAnsi" w:cstheme="minorBidi"/>
      <w:lang w:eastAsia="en-US"/>
    </w:rPr>
  </w:style>
  <w:style w:type="paragraph" w:styleId="IntenseQuote">
    <w:name w:val="Intense Quote"/>
    <w:basedOn w:val="Normal"/>
    <w:next w:val="Normal"/>
    <w:link w:val="IntenseQuoteChar"/>
    <w:uiPriority w:val="30"/>
    <w:qFormat/>
    <w:rsid w:val="00883AD0"/>
    <w:pPr>
      <w:pBdr>
        <w:top w:val="single" w:sz="4" w:space="10" w:color="4472C4" w:themeColor="accent1"/>
        <w:bottom w:val="single" w:sz="4" w:space="10" w:color="4472C4" w:themeColor="accent1"/>
      </w:pBdr>
      <w:spacing w:before="360" w:after="360"/>
      <w:contextualSpacing/>
      <w:jc w:val="center"/>
    </w:pPr>
    <w:rPr>
      <w:rFonts w:asciiTheme="minorHAnsi" w:eastAsiaTheme="minorHAnsi" w:hAnsiTheme="minorHAnsi" w:cstheme="minorBidi"/>
      <w:i/>
      <w:iCs/>
      <w:color w:val="4472C4" w:themeColor="accent1"/>
      <w:lang w:eastAsia="en-US"/>
    </w:rPr>
  </w:style>
  <w:style w:type="character" w:customStyle="1" w:styleId="IntenseQuoteChar">
    <w:name w:val="Intense Quote Char"/>
    <w:basedOn w:val="DefaultParagraphFont"/>
    <w:link w:val="IntenseQuote"/>
    <w:uiPriority w:val="30"/>
    <w:rsid w:val="00883AD0"/>
    <w:rPr>
      <w:i/>
      <w:iCs/>
      <w:color w:val="4472C4" w:themeColor="accent1"/>
    </w:rPr>
  </w:style>
  <w:style w:type="character" w:styleId="IntenseEmphasis">
    <w:name w:val="Intense Emphasis"/>
    <w:basedOn w:val="DefaultParagraphFont"/>
    <w:uiPriority w:val="21"/>
    <w:qFormat/>
    <w:rsid w:val="00DF7C24"/>
    <w:rPr>
      <w:i/>
      <w:iCs/>
      <w:color w:val="4472C4" w:themeColor="accent1"/>
    </w:rPr>
  </w:style>
  <w:style w:type="character" w:customStyle="1" w:styleId="c-timestamplabel">
    <w:name w:val="c-timestamp__label"/>
    <w:basedOn w:val="DefaultParagraphFont"/>
    <w:rsid w:val="00A73575"/>
  </w:style>
  <w:style w:type="character" w:styleId="Emphasis">
    <w:name w:val="Emphasis"/>
    <w:basedOn w:val="DefaultParagraphFont"/>
    <w:uiPriority w:val="20"/>
    <w:qFormat/>
    <w:rsid w:val="0092491D"/>
    <w:rPr>
      <w:i/>
      <w:iCs/>
    </w:rPr>
  </w:style>
  <w:style w:type="character" w:styleId="Strong">
    <w:name w:val="Strong"/>
    <w:basedOn w:val="DefaultParagraphFont"/>
    <w:uiPriority w:val="22"/>
    <w:qFormat/>
    <w:rsid w:val="0092491D"/>
    <w:rPr>
      <w:b/>
      <w:bCs/>
    </w:rPr>
  </w:style>
  <w:style w:type="paragraph" w:customStyle="1" w:styleId="list-bullet1">
    <w:name w:val="list-bullet1"/>
    <w:basedOn w:val="Normal"/>
    <w:rsid w:val="006C5247"/>
    <w:pPr>
      <w:spacing w:before="100" w:beforeAutospacing="1" w:after="100" w:afterAutospacing="1"/>
    </w:pPr>
  </w:style>
  <w:style w:type="character" w:customStyle="1" w:styleId="author-16428751841">
    <w:name w:val="author-16428751841"/>
    <w:basedOn w:val="DefaultParagraphFont"/>
    <w:rsid w:val="006C5247"/>
  </w:style>
  <w:style w:type="paragraph" w:customStyle="1" w:styleId="list-bullet2">
    <w:name w:val="list-bullet2"/>
    <w:basedOn w:val="Normal"/>
    <w:rsid w:val="006C5247"/>
    <w:pPr>
      <w:spacing w:before="100" w:beforeAutospacing="1" w:after="100" w:afterAutospacing="1"/>
    </w:pPr>
  </w:style>
  <w:style w:type="paragraph" w:customStyle="1" w:styleId="paragraph">
    <w:name w:val="paragraph"/>
    <w:basedOn w:val="Normal"/>
    <w:rsid w:val="008D317B"/>
    <w:pPr>
      <w:spacing w:before="100" w:beforeAutospacing="1" w:after="100" w:afterAutospacing="1"/>
    </w:pPr>
  </w:style>
  <w:style w:type="character" w:customStyle="1" w:styleId="normaltextrun">
    <w:name w:val="normaltextrun"/>
    <w:basedOn w:val="DefaultParagraphFont"/>
    <w:rsid w:val="008D317B"/>
  </w:style>
  <w:style w:type="character" w:customStyle="1" w:styleId="eop">
    <w:name w:val="eop"/>
    <w:basedOn w:val="DefaultParagraphFont"/>
    <w:rsid w:val="008D317B"/>
  </w:style>
  <w:style w:type="paragraph" w:styleId="NoSpacing">
    <w:name w:val="No Spacing"/>
    <w:uiPriority w:val="1"/>
    <w:qFormat/>
    <w:rsid w:val="008D317B"/>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9140">
      <w:bodyDiv w:val="1"/>
      <w:marLeft w:val="0"/>
      <w:marRight w:val="0"/>
      <w:marTop w:val="0"/>
      <w:marBottom w:val="0"/>
      <w:divBdr>
        <w:top w:val="none" w:sz="0" w:space="0" w:color="auto"/>
        <w:left w:val="none" w:sz="0" w:space="0" w:color="auto"/>
        <w:bottom w:val="none" w:sz="0" w:space="0" w:color="auto"/>
        <w:right w:val="none" w:sz="0" w:space="0" w:color="auto"/>
      </w:divBdr>
      <w:divsChild>
        <w:div w:id="700933349">
          <w:marLeft w:val="0"/>
          <w:marRight w:val="0"/>
          <w:marTop w:val="0"/>
          <w:marBottom w:val="0"/>
          <w:divBdr>
            <w:top w:val="none" w:sz="0" w:space="0" w:color="auto"/>
            <w:left w:val="none" w:sz="0" w:space="0" w:color="auto"/>
            <w:bottom w:val="none" w:sz="0" w:space="0" w:color="auto"/>
            <w:right w:val="none" w:sz="0" w:space="0" w:color="auto"/>
          </w:divBdr>
        </w:div>
        <w:div w:id="1291478035">
          <w:marLeft w:val="0"/>
          <w:marRight w:val="0"/>
          <w:marTop w:val="0"/>
          <w:marBottom w:val="0"/>
          <w:divBdr>
            <w:top w:val="none" w:sz="0" w:space="0" w:color="auto"/>
            <w:left w:val="none" w:sz="0" w:space="0" w:color="auto"/>
            <w:bottom w:val="none" w:sz="0" w:space="0" w:color="auto"/>
            <w:right w:val="none" w:sz="0" w:space="0" w:color="auto"/>
          </w:divBdr>
        </w:div>
        <w:div w:id="1644387843">
          <w:marLeft w:val="0"/>
          <w:marRight w:val="0"/>
          <w:marTop w:val="0"/>
          <w:marBottom w:val="0"/>
          <w:divBdr>
            <w:top w:val="none" w:sz="0" w:space="0" w:color="auto"/>
            <w:left w:val="none" w:sz="0" w:space="0" w:color="auto"/>
            <w:bottom w:val="none" w:sz="0" w:space="0" w:color="auto"/>
            <w:right w:val="none" w:sz="0" w:space="0" w:color="auto"/>
          </w:divBdr>
        </w:div>
        <w:div w:id="922643496">
          <w:marLeft w:val="0"/>
          <w:marRight w:val="0"/>
          <w:marTop w:val="0"/>
          <w:marBottom w:val="0"/>
          <w:divBdr>
            <w:top w:val="none" w:sz="0" w:space="0" w:color="auto"/>
            <w:left w:val="none" w:sz="0" w:space="0" w:color="auto"/>
            <w:bottom w:val="none" w:sz="0" w:space="0" w:color="auto"/>
            <w:right w:val="none" w:sz="0" w:space="0" w:color="auto"/>
          </w:divBdr>
        </w:div>
        <w:div w:id="1962884500">
          <w:marLeft w:val="0"/>
          <w:marRight w:val="0"/>
          <w:marTop w:val="0"/>
          <w:marBottom w:val="0"/>
          <w:divBdr>
            <w:top w:val="none" w:sz="0" w:space="0" w:color="auto"/>
            <w:left w:val="none" w:sz="0" w:space="0" w:color="auto"/>
            <w:bottom w:val="none" w:sz="0" w:space="0" w:color="auto"/>
            <w:right w:val="none" w:sz="0" w:space="0" w:color="auto"/>
          </w:divBdr>
        </w:div>
      </w:divsChild>
    </w:div>
    <w:div w:id="138964579">
      <w:bodyDiv w:val="1"/>
      <w:marLeft w:val="0"/>
      <w:marRight w:val="0"/>
      <w:marTop w:val="0"/>
      <w:marBottom w:val="0"/>
      <w:divBdr>
        <w:top w:val="none" w:sz="0" w:space="0" w:color="auto"/>
        <w:left w:val="none" w:sz="0" w:space="0" w:color="auto"/>
        <w:bottom w:val="none" w:sz="0" w:space="0" w:color="auto"/>
        <w:right w:val="none" w:sz="0" w:space="0" w:color="auto"/>
      </w:divBdr>
    </w:div>
    <w:div w:id="166753131">
      <w:bodyDiv w:val="1"/>
      <w:marLeft w:val="0"/>
      <w:marRight w:val="0"/>
      <w:marTop w:val="0"/>
      <w:marBottom w:val="0"/>
      <w:divBdr>
        <w:top w:val="none" w:sz="0" w:space="0" w:color="auto"/>
        <w:left w:val="none" w:sz="0" w:space="0" w:color="auto"/>
        <w:bottom w:val="none" w:sz="0" w:space="0" w:color="auto"/>
        <w:right w:val="none" w:sz="0" w:space="0" w:color="auto"/>
      </w:divBdr>
    </w:div>
    <w:div w:id="205023429">
      <w:bodyDiv w:val="1"/>
      <w:marLeft w:val="0"/>
      <w:marRight w:val="0"/>
      <w:marTop w:val="0"/>
      <w:marBottom w:val="0"/>
      <w:divBdr>
        <w:top w:val="none" w:sz="0" w:space="0" w:color="auto"/>
        <w:left w:val="none" w:sz="0" w:space="0" w:color="auto"/>
        <w:bottom w:val="none" w:sz="0" w:space="0" w:color="auto"/>
        <w:right w:val="none" w:sz="0" w:space="0" w:color="auto"/>
      </w:divBdr>
    </w:div>
    <w:div w:id="208689384">
      <w:bodyDiv w:val="1"/>
      <w:marLeft w:val="0"/>
      <w:marRight w:val="0"/>
      <w:marTop w:val="0"/>
      <w:marBottom w:val="0"/>
      <w:divBdr>
        <w:top w:val="none" w:sz="0" w:space="0" w:color="auto"/>
        <w:left w:val="none" w:sz="0" w:space="0" w:color="auto"/>
        <w:bottom w:val="none" w:sz="0" w:space="0" w:color="auto"/>
        <w:right w:val="none" w:sz="0" w:space="0" w:color="auto"/>
      </w:divBdr>
    </w:div>
    <w:div w:id="224532004">
      <w:bodyDiv w:val="1"/>
      <w:marLeft w:val="0"/>
      <w:marRight w:val="0"/>
      <w:marTop w:val="0"/>
      <w:marBottom w:val="0"/>
      <w:divBdr>
        <w:top w:val="none" w:sz="0" w:space="0" w:color="auto"/>
        <w:left w:val="none" w:sz="0" w:space="0" w:color="auto"/>
        <w:bottom w:val="none" w:sz="0" w:space="0" w:color="auto"/>
        <w:right w:val="none" w:sz="0" w:space="0" w:color="auto"/>
      </w:divBdr>
    </w:div>
    <w:div w:id="228074287">
      <w:bodyDiv w:val="1"/>
      <w:marLeft w:val="0"/>
      <w:marRight w:val="0"/>
      <w:marTop w:val="0"/>
      <w:marBottom w:val="0"/>
      <w:divBdr>
        <w:top w:val="none" w:sz="0" w:space="0" w:color="auto"/>
        <w:left w:val="none" w:sz="0" w:space="0" w:color="auto"/>
        <w:bottom w:val="none" w:sz="0" w:space="0" w:color="auto"/>
        <w:right w:val="none" w:sz="0" w:space="0" w:color="auto"/>
      </w:divBdr>
      <w:divsChild>
        <w:div w:id="388694532">
          <w:marLeft w:val="0"/>
          <w:marRight w:val="0"/>
          <w:marTop w:val="0"/>
          <w:marBottom w:val="0"/>
          <w:divBdr>
            <w:top w:val="none" w:sz="0" w:space="0" w:color="auto"/>
            <w:left w:val="none" w:sz="0" w:space="0" w:color="auto"/>
            <w:bottom w:val="none" w:sz="0" w:space="0" w:color="auto"/>
            <w:right w:val="none" w:sz="0" w:space="0" w:color="auto"/>
          </w:divBdr>
          <w:divsChild>
            <w:div w:id="520895576">
              <w:marLeft w:val="0"/>
              <w:marRight w:val="0"/>
              <w:marTop w:val="0"/>
              <w:marBottom w:val="0"/>
              <w:divBdr>
                <w:top w:val="none" w:sz="0" w:space="0" w:color="auto"/>
                <w:left w:val="none" w:sz="0" w:space="0" w:color="auto"/>
                <w:bottom w:val="none" w:sz="0" w:space="0" w:color="auto"/>
                <w:right w:val="none" w:sz="0" w:space="0" w:color="auto"/>
              </w:divBdr>
              <w:divsChild>
                <w:div w:id="1148933724">
                  <w:marLeft w:val="0"/>
                  <w:marRight w:val="0"/>
                  <w:marTop w:val="0"/>
                  <w:marBottom w:val="0"/>
                  <w:divBdr>
                    <w:top w:val="none" w:sz="0" w:space="0" w:color="auto"/>
                    <w:left w:val="none" w:sz="0" w:space="0" w:color="auto"/>
                    <w:bottom w:val="none" w:sz="0" w:space="0" w:color="auto"/>
                    <w:right w:val="none" w:sz="0" w:space="0" w:color="auto"/>
                  </w:divBdr>
                  <w:divsChild>
                    <w:div w:id="1884514069">
                      <w:marLeft w:val="0"/>
                      <w:marRight w:val="0"/>
                      <w:marTop w:val="0"/>
                      <w:marBottom w:val="0"/>
                      <w:divBdr>
                        <w:top w:val="none" w:sz="0" w:space="0" w:color="auto"/>
                        <w:left w:val="none" w:sz="0" w:space="0" w:color="auto"/>
                        <w:bottom w:val="none" w:sz="0" w:space="0" w:color="auto"/>
                        <w:right w:val="none" w:sz="0" w:space="0" w:color="auto"/>
                      </w:divBdr>
                      <w:divsChild>
                        <w:div w:id="272178695">
                          <w:marLeft w:val="0"/>
                          <w:marRight w:val="0"/>
                          <w:marTop w:val="0"/>
                          <w:marBottom w:val="0"/>
                          <w:divBdr>
                            <w:top w:val="none" w:sz="0" w:space="0" w:color="auto"/>
                            <w:left w:val="none" w:sz="0" w:space="0" w:color="auto"/>
                            <w:bottom w:val="none" w:sz="0" w:space="0" w:color="auto"/>
                            <w:right w:val="none" w:sz="0" w:space="0" w:color="auto"/>
                          </w:divBdr>
                          <w:divsChild>
                            <w:div w:id="1570649793">
                              <w:marLeft w:val="-240"/>
                              <w:marRight w:val="-120"/>
                              <w:marTop w:val="0"/>
                              <w:marBottom w:val="0"/>
                              <w:divBdr>
                                <w:top w:val="none" w:sz="0" w:space="0" w:color="auto"/>
                                <w:left w:val="none" w:sz="0" w:space="0" w:color="auto"/>
                                <w:bottom w:val="none" w:sz="0" w:space="0" w:color="auto"/>
                                <w:right w:val="none" w:sz="0" w:space="0" w:color="auto"/>
                              </w:divBdr>
                              <w:divsChild>
                                <w:div w:id="173228613">
                                  <w:marLeft w:val="0"/>
                                  <w:marRight w:val="0"/>
                                  <w:marTop w:val="0"/>
                                  <w:marBottom w:val="60"/>
                                  <w:divBdr>
                                    <w:top w:val="none" w:sz="0" w:space="0" w:color="auto"/>
                                    <w:left w:val="none" w:sz="0" w:space="0" w:color="auto"/>
                                    <w:bottom w:val="none" w:sz="0" w:space="0" w:color="auto"/>
                                    <w:right w:val="none" w:sz="0" w:space="0" w:color="auto"/>
                                  </w:divBdr>
                                  <w:divsChild>
                                    <w:div w:id="698816901">
                                      <w:marLeft w:val="0"/>
                                      <w:marRight w:val="0"/>
                                      <w:marTop w:val="0"/>
                                      <w:marBottom w:val="0"/>
                                      <w:divBdr>
                                        <w:top w:val="none" w:sz="0" w:space="0" w:color="auto"/>
                                        <w:left w:val="none" w:sz="0" w:space="0" w:color="auto"/>
                                        <w:bottom w:val="none" w:sz="0" w:space="0" w:color="auto"/>
                                        <w:right w:val="none" w:sz="0" w:space="0" w:color="auto"/>
                                      </w:divBdr>
                                      <w:divsChild>
                                        <w:div w:id="102849203">
                                          <w:marLeft w:val="0"/>
                                          <w:marRight w:val="0"/>
                                          <w:marTop w:val="0"/>
                                          <w:marBottom w:val="0"/>
                                          <w:divBdr>
                                            <w:top w:val="none" w:sz="0" w:space="0" w:color="auto"/>
                                            <w:left w:val="none" w:sz="0" w:space="0" w:color="auto"/>
                                            <w:bottom w:val="none" w:sz="0" w:space="0" w:color="auto"/>
                                            <w:right w:val="none" w:sz="0" w:space="0" w:color="auto"/>
                                          </w:divBdr>
                                          <w:divsChild>
                                            <w:div w:id="575895340">
                                              <w:marLeft w:val="0"/>
                                              <w:marRight w:val="0"/>
                                              <w:marTop w:val="0"/>
                                              <w:marBottom w:val="0"/>
                                              <w:divBdr>
                                                <w:top w:val="none" w:sz="0" w:space="0" w:color="auto"/>
                                                <w:left w:val="none" w:sz="0" w:space="0" w:color="auto"/>
                                                <w:bottom w:val="none" w:sz="0" w:space="0" w:color="auto"/>
                                                <w:right w:val="none" w:sz="0" w:space="0" w:color="auto"/>
                                              </w:divBdr>
                                              <w:divsChild>
                                                <w:div w:id="17464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5365153">
          <w:marLeft w:val="0"/>
          <w:marRight w:val="0"/>
          <w:marTop w:val="0"/>
          <w:marBottom w:val="0"/>
          <w:divBdr>
            <w:top w:val="none" w:sz="0" w:space="0" w:color="auto"/>
            <w:left w:val="none" w:sz="0" w:space="0" w:color="auto"/>
            <w:bottom w:val="none" w:sz="0" w:space="0" w:color="auto"/>
            <w:right w:val="none" w:sz="0" w:space="0" w:color="auto"/>
          </w:divBdr>
          <w:divsChild>
            <w:div w:id="1544173724">
              <w:marLeft w:val="0"/>
              <w:marRight w:val="0"/>
              <w:marTop w:val="0"/>
              <w:marBottom w:val="0"/>
              <w:divBdr>
                <w:top w:val="none" w:sz="0" w:space="0" w:color="auto"/>
                <w:left w:val="none" w:sz="0" w:space="0" w:color="auto"/>
                <w:bottom w:val="none" w:sz="0" w:space="0" w:color="auto"/>
                <w:right w:val="none" w:sz="0" w:space="0" w:color="auto"/>
              </w:divBdr>
              <w:divsChild>
                <w:div w:id="1087506592">
                  <w:marLeft w:val="0"/>
                  <w:marRight w:val="0"/>
                  <w:marTop w:val="0"/>
                  <w:marBottom w:val="0"/>
                  <w:divBdr>
                    <w:top w:val="none" w:sz="0" w:space="0" w:color="auto"/>
                    <w:left w:val="none" w:sz="0" w:space="0" w:color="auto"/>
                    <w:bottom w:val="none" w:sz="0" w:space="0" w:color="auto"/>
                    <w:right w:val="none" w:sz="0" w:space="0" w:color="auto"/>
                  </w:divBdr>
                  <w:divsChild>
                    <w:div w:id="1865513821">
                      <w:marLeft w:val="0"/>
                      <w:marRight w:val="0"/>
                      <w:marTop w:val="0"/>
                      <w:marBottom w:val="0"/>
                      <w:divBdr>
                        <w:top w:val="none" w:sz="0" w:space="0" w:color="auto"/>
                        <w:left w:val="none" w:sz="0" w:space="0" w:color="auto"/>
                        <w:bottom w:val="none" w:sz="0" w:space="0" w:color="auto"/>
                        <w:right w:val="none" w:sz="0" w:space="0" w:color="auto"/>
                      </w:divBdr>
                      <w:divsChild>
                        <w:div w:id="1546794337">
                          <w:marLeft w:val="0"/>
                          <w:marRight w:val="0"/>
                          <w:marTop w:val="0"/>
                          <w:marBottom w:val="0"/>
                          <w:divBdr>
                            <w:top w:val="none" w:sz="0" w:space="0" w:color="auto"/>
                            <w:left w:val="none" w:sz="0" w:space="0" w:color="auto"/>
                            <w:bottom w:val="none" w:sz="0" w:space="0" w:color="auto"/>
                            <w:right w:val="none" w:sz="0" w:space="0" w:color="auto"/>
                          </w:divBdr>
                          <w:divsChild>
                            <w:div w:id="639263218">
                              <w:marLeft w:val="0"/>
                              <w:marRight w:val="120"/>
                              <w:marTop w:val="0"/>
                              <w:marBottom w:val="0"/>
                              <w:divBdr>
                                <w:top w:val="none" w:sz="0" w:space="0" w:color="auto"/>
                                <w:left w:val="none" w:sz="0" w:space="0" w:color="auto"/>
                                <w:bottom w:val="none" w:sz="0" w:space="0" w:color="auto"/>
                                <w:right w:val="none" w:sz="0" w:space="0" w:color="auto"/>
                              </w:divBdr>
                              <w:divsChild>
                                <w:div w:id="1268195124">
                                  <w:marLeft w:val="-300"/>
                                  <w:marRight w:val="0"/>
                                  <w:marTop w:val="0"/>
                                  <w:marBottom w:val="0"/>
                                  <w:divBdr>
                                    <w:top w:val="none" w:sz="0" w:space="0" w:color="auto"/>
                                    <w:left w:val="none" w:sz="0" w:space="0" w:color="auto"/>
                                    <w:bottom w:val="none" w:sz="0" w:space="0" w:color="auto"/>
                                    <w:right w:val="none" w:sz="0" w:space="0" w:color="auto"/>
                                  </w:divBdr>
                                </w:div>
                              </w:divsChild>
                            </w:div>
                            <w:div w:id="686757488">
                              <w:marLeft w:val="-240"/>
                              <w:marRight w:val="-120"/>
                              <w:marTop w:val="0"/>
                              <w:marBottom w:val="0"/>
                              <w:divBdr>
                                <w:top w:val="none" w:sz="0" w:space="0" w:color="auto"/>
                                <w:left w:val="none" w:sz="0" w:space="0" w:color="auto"/>
                                <w:bottom w:val="none" w:sz="0" w:space="0" w:color="auto"/>
                                <w:right w:val="none" w:sz="0" w:space="0" w:color="auto"/>
                              </w:divBdr>
                              <w:divsChild>
                                <w:div w:id="350037402">
                                  <w:marLeft w:val="0"/>
                                  <w:marRight w:val="0"/>
                                  <w:marTop w:val="0"/>
                                  <w:marBottom w:val="60"/>
                                  <w:divBdr>
                                    <w:top w:val="none" w:sz="0" w:space="0" w:color="auto"/>
                                    <w:left w:val="none" w:sz="0" w:space="0" w:color="auto"/>
                                    <w:bottom w:val="none" w:sz="0" w:space="0" w:color="auto"/>
                                    <w:right w:val="none" w:sz="0" w:space="0" w:color="auto"/>
                                  </w:divBdr>
                                  <w:divsChild>
                                    <w:div w:id="1773162345">
                                      <w:marLeft w:val="0"/>
                                      <w:marRight w:val="0"/>
                                      <w:marTop w:val="0"/>
                                      <w:marBottom w:val="0"/>
                                      <w:divBdr>
                                        <w:top w:val="none" w:sz="0" w:space="0" w:color="auto"/>
                                        <w:left w:val="none" w:sz="0" w:space="0" w:color="auto"/>
                                        <w:bottom w:val="none" w:sz="0" w:space="0" w:color="auto"/>
                                        <w:right w:val="none" w:sz="0" w:space="0" w:color="auto"/>
                                      </w:divBdr>
                                      <w:divsChild>
                                        <w:div w:id="1655645843">
                                          <w:marLeft w:val="0"/>
                                          <w:marRight w:val="0"/>
                                          <w:marTop w:val="0"/>
                                          <w:marBottom w:val="0"/>
                                          <w:divBdr>
                                            <w:top w:val="none" w:sz="0" w:space="0" w:color="auto"/>
                                            <w:left w:val="none" w:sz="0" w:space="0" w:color="auto"/>
                                            <w:bottom w:val="none" w:sz="0" w:space="0" w:color="auto"/>
                                            <w:right w:val="none" w:sz="0" w:space="0" w:color="auto"/>
                                          </w:divBdr>
                                          <w:divsChild>
                                            <w:div w:id="483354794">
                                              <w:marLeft w:val="0"/>
                                              <w:marRight w:val="0"/>
                                              <w:marTop w:val="0"/>
                                              <w:marBottom w:val="0"/>
                                              <w:divBdr>
                                                <w:top w:val="none" w:sz="0" w:space="0" w:color="auto"/>
                                                <w:left w:val="none" w:sz="0" w:space="0" w:color="auto"/>
                                                <w:bottom w:val="none" w:sz="0" w:space="0" w:color="auto"/>
                                                <w:right w:val="none" w:sz="0" w:space="0" w:color="auto"/>
                                              </w:divBdr>
                                              <w:divsChild>
                                                <w:div w:id="4121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0234101">
      <w:bodyDiv w:val="1"/>
      <w:marLeft w:val="0"/>
      <w:marRight w:val="0"/>
      <w:marTop w:val="0"/>
      <w:marBottom w:val="0"/>
      <w:divBdr>
        <w:top w:val="none" w:sz="0" w:space="0" w:color="auto"/>
        <w:left w:val="none" w:sz="0" w:space="0" w:color="auto"/>
        <w:bottom w:val="none" w:sz="0" w:space="0" w:color="auto"/>
        <w:right w:val="none" w:sz="0" w:space="0" w:color="auto"/>
      </w:divBdr>
    </w:div>
    <w:div w:id="309752246">
      <w:bodyDiv w:val="1"/>
      <w:marLeft w:val="0"/>
      <w:marRight w:val="0"/>
      <w:marTop w:val="0"/>
      <w:marBottom w:val="0"/>
      <w:divBdr>
        <w:top w:val="none" w:sz="0" w:space="0" w:color="auto"/>
        <w:left w:val="none" w:sz="0" w:space="0" w:color="auto"/>
        <w:bottom w:val="none" w:sz="0" w:space="0" w:color="auto"/>
        <w:right w:val="none" w:sz="0" w:space="0" w:color="auto"/>
      </w:divBdr>
    </w:div>
    <w:div w:id="370766944">
      <w:bodyDiv w:val="1"/>
      <w:marLeft w:val="0"/>
      <w:marRight w:val="0"/>
      <w:marTop w:val="0"/>
      <w:marBottom w:val="0"/>
      <w:divBdr>
        <w:top w:val="none" w:sz="0" w:space="0" w:color="auto"/>
        <w:left w:val="none" w:sz="0" w:space="0" w:color="auto"/>
        <w:bottom w:val="none" w:sz="0" w:space="0" w:color="auto"/>
        <w:right w:val="none" w:sz="0" w:space="0" w:color="auto"/>
      </w:divBdr>
    </w:div>
    <w:div w:id="755519166">
      <w:bodyDiv w:val="1"/>
      <w:marLeft w:val="0"/>
      <w:marRight w:val="0"/>
      <w:marTop w:val="0"/>
      <w:marBottom w:val="0"/>
      <w:divBdr>
        <w:top w:val="none" w:sz="0" w:space="0" w:color="auto"/>
        <w:left w:val="none" w:sz="0" w:space="0" w:color="auto"/>
        <w:bottom w:val="none" w:sz="0" w:space="0" w:color="auto"/>
        <w:right w:val="none" w:sz="0" w:space="0" w:color="auto"/>
      </w:divBdr>
    </w:div>
    <w:div w:id="876043098">
      <w:bodyDiv w:val="1"/>
      <w:marLeft w:val="0"/>
      <w:marRight w:val="0"/>
      <w:marTop w:val="0"/>
      <w:marBottom w:val="0"/>
      <w:divBdr>
        <w:top w:val="none" w:sz="0" w:space="0" w:color="auto"/>
        <w:left w:val="none" w:sz="0" w:space="0" w:color="auto"/>
        <w:bottom w:val="none" w:sz="0" w:space="0" w:color="auto"/>
        <w:right w:val="none" w:sz="0" w:space="0" w:color="auto"/>
      </w:divBdr>
    </w:div>
    <w:div w:id="877355807">
      <w:bodyDiv w:val="1"/>
      <w:marLeft w:val="0"/>
      <w:marRight w:val="0"/>
      <w:marTop w:val="0"/>
      <w:marBottom w:val="0"/>
      <w:divBdr>
        <w:top w:val="none" w:sz="0" w:space="0" w:color="auto"/>
        <w:left w:val="none" w:sz="0" w:space="0" w:color="auto"/>
        <w:bottom w:val="none" w:sz="0" w:space="0" w:color="auto"/>
        <w:right w:val="none" w:sz="0" w:space="0" w:color="auto"/>
      </w:divBdr>
    </w:div>
    <w:div w:id="903105944">
      <w:bodyDiv w:val="1"/>
      <w:marLeft w:val="0"/>
      <w:marRight w:val="0"/>
      <w:marTop w:val="0"/>
      <w:marBottom w:val="0"/>
      <w:divBdr>
        <w:top w:val="none" w:sz="0" w:space="0" w:color="auto"/>
        <w:left w:val="none" w:sz="0" w:space="0" w:color="auto"/>
        <w:bottom w:val="none" w:sz="0" w:space="0" w:color="auto"/>
        <w:right w:val="none" w:sz="0" w:space="0" w:color="auto"/>
      </w:divBdr>
      <w:divsChild>
        <w:div w:id="388847443">
          <w:marLeft w:val="0"/>
          <w:marRight w:val="0"/>
          <w:marTop w:val="0"/>
          <w:marBottom w:val="0"/>
          <w:divBdr>
            <w:top w:val="none" w:sz="0" w:space="0" w:color="auto"/>
            <w:left w:val="none" w:sz="0" w:space="0" w:color="auto"/>
            <w:bottom w:val="none" w:sz="0" w:space="0" w:color="auto"/>
            <w:right w:val="none" w:sz="0" w:space="0" w:color="auto"/>
          </w:divBdr>
          <w:divsChild>
            <w:div w:id="1132747309">
              <w:marLeft w:val="0"/>
              <w:marRight w:val="0"/>
              <w:marTop w:val="0"/>
              <w:marBottom w:val="0"/>
              <w:divBdr>
                <w:top w:val="none" w:sz="0" w:space="0" w:color="auto"/>
                <w:left w:val="none" w:sz="0" w:space="0" w:color="auto"/>
                <w:bottom w:val="none" w:sz="0" w:space="0" w:color="auto"/>
                <w:right w:val="none" w:sz="0" w:space="0" w:color="auto"/>
              </w:divBdr>
              <w:divsChild>
                <w:div w:id="981078419">
                  <w:marLeft w:val="0"/>
                  <w:marRight w:val="0"/>
                  <w:marTop w:val="0"/>
                  <w:marBottom w:val="0"/>
                  <w:divBdr>
                    <w:top w:val="none" w:sz="0" w:space="0" w:color="auto"/>
                    <w:left w:val="none" w:sz="0" w:space="0" w:color="auto"/>
                    <w:bottom w:val="none" w:sz="0" w:space="0" w:color="auto"/>
                    <w:right w:val="none" w:sz="0" w:space="0" w:color="auto"/>
                  </w:divBdr>
                  <w:divsChild>
                    <w:div w:id="1324353138">
                      <w:marLeft w:val="0"/>
                      <w:marRight w:val="0"/>
                      <w:marTop w:val="0"/>
                      <w:marBottom w:val="0"/>
                      <w:divBdr>
                        <w:top w:val="none" w:sz="0" w:space="0" w:color="auto"/>
                        <w:left w:val="none" w:sz="0" w:space="0" w:color="auto"/>
                        <w:bottom w:val="none" w:sz="0" w:space="0" w:color="auto"/>
                        <w:right w:val="none" w:sz="0" w:space="0" w:color="auto"/>
                      </w:divBdr>
                      <w:divsChild>
                        <w:div w:id="1227691128">
                          <w:marLeft w:val="0"/>
                          <w:marRight w:val="0"/>
                          <w:marTop w:val="0"/>
                          <w:marBottom w:val="0"/>
                          <w:divBdr>
                            <w:top w:val="none" w:sz="0" w:space="0" w:color="auto"/>
                            <w:left w:val="none" w:sz="0" w:space="0" w:color="auto"/>
                            <w:bottom w:val="none" w:sz="0" w:space="0" w:color="auto"/>
                            <w:right w:val="none" w:sz="0" w:space="0" w:color="auto"/>
                          </w:divBdr>
                          <w:divsChild>
                            <w:div w:id="1828590111">
                              <w:marLeft w:val="-240"/>
                              <w:marRight w:val="-120"/>
                              <w:marTop w:val="0"/>
                              <w:marBottom w:val="0"/>
                              <w:divBdr>
                                <w:top w:val="none" w:sz="0" w:space="0" w:color="auto"/>
                                <w:left w:val="none" w:sz="0" w:space="0" w:color="auto"/>
                                <w:bottom w:val="none" w:sz="0" w:space="0" w:color="auto"/>
                                <w:right w:val="none" w:sz="0" w:space="0" w:color="auto"/>
                              </w:divBdr>
                              <w:divsChild>
                                <w:div w:id="504249184">
                                  <w:marLeft w:val="0"/>
                                  <w:marRight w:val="0"/>
                                  <w:marTop w:val="0"/>
                                  <w:marBottom w:val="60"/>
                                  <w:divBdr>
                                    <w:top w:val="none" w:sz="0" w:space="0" w:color="auto"/>
                                    <w:left w:val="none" w:sz="0" w:space="0" w:color="auto"/>
                                    <w:bottom w:val="none" w:sz="0" w:space="0" w:color="auto"/>
                                    <w:right w:val="none" w:sz="0" w:space="0" w:color="auto"/>
                                  </w:divBdr>
                                  <w:divsChild>
                                    <w:div w:id="1288664493">
                                      <w:marLeft w:val="0"/>
                                      <w:marRight w:val="0"/>
                                      <w:marTop w:val="0"/>
                                      <w:marBottom w:val="0"/>
                                      <w:divBdr>
                                        <w:top w:val="none" w:sz="0" w:space="0" w:color="auto"/>
                                        <w:left w:val="none" w:sz="0" w:space="0" w:color="auto"/>
                                        <w:bottom w:val="none" w:sz="0" w:space="0" w:color="auto"/>
                                        <w:right w:val="none" w:sz="0" w:space="0" w:color="auto"/>
                                      </w:divBdr>
                                      <w:divsChild>
                                        <w:div w:id="137960058">
                                          <w:marLeft w:val="0"/>
                                          <w:marRight w:val="0"/>
                                          <w:marTop w:val="0"/>
                                          <w:marBottom w:val="0"/>
                                          <w:divBdr>
                                            <w:top w:val="none" w:sz="0" w:space="0" w:color="auto"/>
                                            <w:left w:val="none" w:sz="0" w:space="0" w:color="auto"/>
                                            <w:bottom w:val="none" w:sz="0" w:space="0" w:color="auto"/>
                                            <w:right w:val="none" w:sz="0" w:space="0" w:color="auto"/>
                                          </w:divBdr>
                                          <w:divsChild>
                                            <w:div w:id="219218537">
                                              <w:marLeft w:val="0"/>
                                              <w:marRight w:val="0"/>
                                              <w:marTop w:val="0"/>
                                              <w:marBottom w:val="0"/>
                                              <w:divBdr>
                                                <w:top w:val="none" w:sz="0" w:space="0" w:color="auto"/>
                                                <w:left w:val="none" w:sz="0" w:space="0" w:color="auto"/>
                                                <w:bottom w:val="none" w:sz="0" w:space="0" w:color="auto"/>
                                                <w:right w:val="none" w:sz="0" w:space="0" w:color="auto"/>
                                              </w:divBdr>
                                              <w:divsChild>
                                                <w:div w:id="12639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0873887">
          <w:marLeft w:val="0"/>
          <w:marRight w:val="0"/>
          <w:marTop w:val="0"/>
          <w:marBottom w:val="0"/>
          <w:divBdr>
            <w:top w:val="none" w:sz="0" w:space="0" w:color="auto"/>
            <w:left w:val="none" w:sz="0" w:space="0" w:color="auto"/>
            <w:bottom w:val="none" w:sz="0" w:space="0" w:color="auto"/>
            <w:right w:val="none" w:sz="0" w:space="0" w:color="auto"/>
          </w:divBdr>
          <w:divsChild>
            <w:div w:id="540169398">
              <w:marLeft w:val="0"/>
              <w:marRight w:val="0"/>
              <w:marTop w:val="0"/>
              <w:marBottom w:val="0"/>
              <w:divBdr>
                <w:top w:val="none" w:sz="0" w:space="0" w:color="auto"/>
                <w:left w:val="none" w:sz="0" w:space="0" w:color="auto"/>
                <w:bottom w:val="none" w:sz="0" w:space="0" w:color="auto"/>
                <w:right w:val="none" w:sz="0" w:space="0" w:color="auto"/>
              </w:divBdr>
              <w:divsChild>
                <w:div w:id="1719086718">
                  <w:marLeft w:val="0"/>
                  <w:marRight w:val="0"/>
                  <w:marTop w:val="0"/>
                  <w:marBottom w:val="0"/>
                  <w:divBdr>
                    <w:top w:val="none" w:sz="0" w:space="0" w:color="auto"/>
                    <w:left w:val="none" w:sz="0" w:space="0" w:color="auto"/>
                    <w:bottom w:val="none" w:sz="0" w:space="0" w:color="auto"/>
                    <w:right w:val="none" w:sz="0" w:space="0" w:color="auto"/>
                  </w:divBdr>
                  <w:divsChild>
                    <w:div w:id="1337001510">
                      <w:marLeft w:val="0"/>
                      <w:marRight w:val="0"/>
                      <w:marTop w:val="0"/>
                      <w:marBottom w:val="0"/>
                      <w:divBdr>
                        <w:top w:val="none" w:sz="0" w:space="0" w:color="auto"/>
                        <w:left w:val="none" w:sz="0" w:space="0" w:color="auto"/>
                        <w:bottom w:val="none" w:sz="0" w:space="0" w:color="auto"/>
                        <w:right w:val="none" w:sz="0" w:space="0" w:color="auto"/>
                      </w:divBdr>
                      <w:divsChild>
                        <w:div w:id="1632439613">
                          <w:marLeft w:val="0"/>
                          <w:marRight w:val="0"/>
                          <w:marTop w:val="0"/>
                          <w:marBottom w:val="0"/>
                          <w:divBdr>
                            <w:top w:val="none" w:sz="0" w:space="0" w:color="auto"/>
                            <w:left w:val="none" w:sz="0" w:space="0" w:color="auto"/>
                            <w:bottom w:val="none" w:sz="0" w:space="0" w:color="auto"/>
                            <w:right w:val="none" w:sz="0" w:space="0" w:color="auto"/>
                          </w:divBdr>
                          <w:divsChild>
                            <w:div w:id="372116702">
                              <w:marLeft w:val="0"/>
                              <w:marRight w:val="120"/>
                              <w:marTop w:val="0"/>
                              <w:marBottom w:val="0"/>
                              <w:divBdr>
                                <w:top w:val="none" w:sz="0" w:space="0" w:color="auto"/>
                                <w:left w:val="none" w:sz="0" w:space="0" w:color="auto"/>
                                <w:bottom w:val="none" w:sz="0" w:space="0" w:color="auto"/>
                                <w:right w:val="none" w:sz="0" w:space="0" w:color="auto"/>
                              </w:divBdr>
                              <w:divsChild>
                                <w:div w:id="908418378">
                                  <w:marLeft w:val="-300"/>
                                  <w:marRight w:val="0"/>
                                  <w:marTop w:val="0"/>
                                  <w:marBottom w:val="0"/>
                                  <w:divBdr>
                                    <w:top w:val="none" w:sz="0" w:space="0" w:color="auto"/>
                                    <w:left w:val="none" w:sz="0" w:space="0" w:color="auto"/>
                                    <w:bottom w:val="none" w:sz="0" w:space="0" w:color="auto"/>
                                    <w:right w:val="none" w:sz="0" w:space="0" w:color="auto"/>
                                  </w:divBdr>
                                </w:div>
                              </w:divsChild>
                            </w:div>
                            <w:div w:id="1096245054">
                              <w:marLeft w:val="-240"/>
                              <w:marRight w:val="-120"/>
                              <w:marTop w:val="0"/>
                              <w:marBottom w:val="0"/>
                              <w:divBdr>
                                <w:top w:val="none" w:sz="0" w:space="0" w:color="auto"/>
                                <w:left w:val="none" w:sz="0" w:space="0" w:color="auto"/>
                                <w:bottom w:val="none" w:sz="0" w:space="0" w:color="auto"/>
                                <w:right w:val="none" w:sz="0" w:space="0" w:color="auto"/>
                              </w:divBdr>
                              <w:divsChild>
                                <w:div w:id="216668340">
                                  <w:marLeft w:val="0"/>
                                  <w:marRight w:val="0"/>
                                  <w:marTop w:val="0"/>
                                  <w:marBottom w:val="60"/>
                                  <w:divBdr>
                                    <w:top w:val="none" w:sz="0" w:space="0" w:color="auto"/>
                                    <w:left w:val="none" w:sz="0" w:space="0" w:color="auto"/>
                                    <w:bottom w:val="none" w:sz="0" w:space="0" w:color="auto"/>
                                    <w:right w:val="none" w:sz="0" w:space="0" w:color="auto"/>
                                  </w:divBdr>
                                  <w:divsChild>
                                    <w:div w:id="573247489">
                                      <w:marLeft w:val="0"/>
                                      <w:marRight w:val="0"/>
                                      <w:marTop w:val="0"/>
                                      <w:marBottom w:val="0"/>
                                      <w:divBdr>
                                        <w:top w:val="none" w:sz="0" w:space="0" w:color="auto"/>
                                        <w:left w:val="none" w:sz="0" w:space="0" w:color="auto"/>
                                        <w:bottom w:val="none" w:sz="0" w:space="0" w:color="auto"/>
                                        <w:right w:val="none" w:sz="0" w:space="0" w:color="auto"/>
                                      </w:divBdr>
                                      <w:divsChild>
                                        <w:div w:id="274486749">
                                          <w:marLeft w:val="0"/>
                                          <w:marRight w:val="0"/>
                                          <w:marTop w:val="0"/>
                                          <w:marBottom w:val="0"/>
                                          <w:divBdr>
                                            <w:top w:val="none" w:sz="0" w:space="0" w:color="auto"/>
                                            <w:left w:val="none" w:sz="0" w:space="0" w:color="auto"/>
                                            <w:bottom w:val="none" w:sz="0" w:space="0" w:color="auto"/>
                                            <w:right w:val="none" w:sz="0" w:space="0" w:color="auto"/>
                                          </w:divBdr>
                                          <w:divsChild>
                                            <w:div w:id="186212583">
                                              <w:marLeft w:val="0"/>
                                              <w:marRight w:val="0"/>
                                              <w:marTop w:val="0"/>
                                              <w:marBottom w:val="0"/>
                                              <w:divBdr>
                                                <w:top w:val="none" w:sz="0" w:space="0" w:color="auto"/>
                                                <w:left w:val="none" w:sz="0" w:space="0" w:color="auto"/>
                                                <w:bottom w:val="none" w:sz="0" w:space="0" w:color="auto"/>
                                                <w:right w:val="none" w:sz="0" w:space="0" w:color="auto"/>
                                              </w:divBdr>
                                              <w:divsChild>
                                                <w:div w:id="9152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814769">
                          <w:marLeft w:val="0"/>
                          <w:marRight w:val="0"/>
                          <w:marTop w:val="0"/>
                          <w:marBottom w:val="0"/>
                          <w:divBdr>
                            <w:top w:val="none" w:sz="0" w:space="0" w:color="auto"/>
                            <w:left w:val="none" w:sz="0" w:space="0" w:color="auto"/>
                            <w:bottom w:val="none" w:sz="0" w:space="0" w:color="auto"/>
                            <w:right w:val="none" w:sz="0" w:space="0" w:color="auto"/>
                          </w:divBdr>
                          <w:divsChild>
                            <w:div w:id="167688306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968969">
          <w:marLeft w:val="0"/>
          <w:marRight w:val="0"/>
          <w:marTop w:val="0"/>
          <w:marBottom w:val="0"/>
          <w:divBdr>
            <w:top w:val="none" w:sz="0" w:space="0" w:color="auto"/>
            <w:left w:val="none" w:sz="0" w:space="0" w:color="auto"/>
            <w:bottom w:val="none" w:sz="0" w:space="0" w:color="auto"/>
            <w:right w:val="none" w:sz="0" w:space="0" w:color="auto"/>
          </w:divBdr>
          <w:divsChild>
            <w:div w:id="2069180682">
              <w:marLeft w:val="0"/>
              <w:marRight w:val="0"/>
              <w:marTop w:val="0"/>
              <w:marBottom w:val="0"/>
              <w:divBdr>
                <w:top w:val="none" w:sz="0" w:space="0" w:color="auto"/>
                <w:left w:val="none" w:sz="0" w:space="0" w:color="auto"/>
                <w:bottom w:val="none" w:sz="0" w:space="0" w:color="auto"/>
                <w:right w:val="none" w:sz="0" w:space="0" w:color="auto"/>
              </w:divBdr>
              <w:divsChild>
                <w:div w:id="1777021648">
                  <w:marLeft w:val="0"/>
                  <w:marRight w:val="0"/>
                  <w:marTop w:val="0"/>
                  <w:marBottom w:val="0"/>
                  <w:divBdr>
                    <w:top w:val="none" w:sz="0" w:space="0" w:color="auto"/>
                    <w:left w:val="none" w:sz="0" w:space="0" w:color="auto"/>
                    <w:bottom w:val="none" w:sz="0" w:space="0" w:color="auto"/>
                    <w:right w:val="none" w:sz="0" w:space="0" w:color="auto"/>
                  </w:divBdr>
                  <w:divsChild>
                    <w:div w:id="1744907880">
                      <w:marLeft w:val="0"/>
                      <w:marRight w:val="0"/>
                      <w:marTop w:val="0"/>
                      <w:marBottom w:val="0"/>
                      <w:divBdr>
                        <w:top w:val="none" w:sz="0" w:space="0" w:color="auto"/>
                        <w:left w:val="none" w:sz="0" w:space="0" w:color="auto"/>
                        <w:bottom w:val="none" w:sz="0" w:space="0" w:color="auto"/>
                        <w:right w:val="none" w:sz="0" w:space="0" w:color="auto"/>
                      </w:divBdr>
                      <w:divsChild>
                        <w:div w:id="1682120852">
                          <w:marLeft w:val="0"/>
                          <w:marRight w:val="0"/>
                          <w:marTop w:val="0"/>
                          <w:marBottom w:val="0"/>
                          <w:divBdr>
                            <w:top w:val="none" w:sz="0" w:space="0" w:color="auto"/>
                            <w:left w:val="none" w:sz="0" w:space="0" w:color="auto"/>
                            <w:bottom w:val="none" w:sz="0" w:space="0" w:color="auto"/>
                            <w:right w:val="none" w:sz="0" w:space="0" w:color="auto"/>
                          </w:divBdr>
                          <w:divsChild>
                            <w:div w:id="743261705">
                              <w:marLeft w:val="0"/>
                              <w:marRight w:val="120"/>
                              <w:marTop w:val="0"/>
                              <w:marBottom w:val="0"/>
                              <w:divBdr>
                                <w:top w:val="none" w:sz="0" w:space="0" w:color="auto"/>
                                <w:left w:val="none" w:sz="0" w:space="0" w:color="auto"/>
                                <w:bottom w:val="none" w:sz="0" w:space="0" w:color="auto"/>
                                <w:right w:val="none" w:sz="0" w:space="0" w:color="auto"/>
                              </w:divBdr>
                              <w:divsChild>
                                <w:div w:id="1356690685">
                                  <w:marLeft w:val="-300"/>
                                  <w:marRight w:val="0"/>
                                  <w:marTop w:val="0"/>
                                  <w:marBottom w:val="0"/>
                                  <w:divBdr>
                                    <w:top w:val="none" w:sz="0" w:space="0" w:color="auto"/>
                                    <w:left w:val="none" w:sz="0" w:space="0" w:color="auto"/>
                                    <w:bottom w:val="none" w:sz="0" w:space="0" w:color="auto"/>
                                    <w:right w:val="none" w:sz="0" w:space="0" w:color="auto"/>
                                  </w:divBdr>
                                </w:div>
                              </w:divsChild>
                            </w:div>
                            <w:div w:id="1192383136">
                              <w:marLeft w:val="-240"/>
                              <w:marRight w:val="-120"/>
                              <w:marTop w:val="0"/>
                              <w:marBottom w:val="0"/>
                              <w:divBdr>
                                <w:top w:val="none" w:sz="0" w:space="0" w:color="auto"/>
                                <w:left w:val="none" w:sz="0" w:space="0" w:color="auto"/>
                                <w:bottom w:val="none" w:sz="0" w:space="0" w:color="auto"/>
                                <w:right w:val="none" w:sz="0" w:space="0" w:color="auto"/>
                              </w:divBdr>
                              <w:divsChild>
                                <w:div w:id="1658653211">
                                  <w:marLeft w:val="0"/>
                                  <w:marRight w:val="0"/>
                                  <w:marTop w:val="0"/>
                                  <w:marBottom w:val="60"/>
                                  <w:divBdr>
                                    <w:top w:val="none" w:sz="0" w:space="0" w:color="auto"/>
                                    <w:left w:val="none" w:sz="0" w:space="0" w:color="auto"/>
                                    <w:bottom w:val="none" w:sz="0" w:space="0" w:color="auto"/>
                                    <w:right w:val="none" w:sz="0" w:space="0" w:color="auto"/>
                                  </w:divBdr>
                                  <w:divsChild>
                                    <w:div w:id="1573617021">
                                      <w:marLeft w:val="0"/>
                                      <w:marRight w:val="0"/>
                                      <w:marTop w:val="0"/>
                                      <w:marBottom w:val="0"/>
                                      <w:divBdr>
                                        <w:top w:val="none" w:sz="0" w:space="0" w:color="auto"/>
                                        <w:left w:val="none" w:sz="0" w:space="0" w:color="auto"/>
                                        <w:bottom w:val="none" w:sz="0" w:space="0" w:color="auto"/>
                                        <w:right w:val="none" w:sz="0" w:space="0" w:color="auto"/>
                                      </w:divBdr>
                                      <w:divsChild>
                                        <w:div w:id="761222616">
                                          <w:marLeft w:val="0"/>
                                          <w:marRight w:val="0"/>
                                          <w:marTop w:val="0"/>
                                          <w:marBottom w:val="0"/>
                                          <w:divBdr>
                                            <w:top w:val="none" w:sz="0" w:space="0" w:color="auto"/>
                                            <w:left w:val="none" w:sz="0" w:space="0" w:color="auto"/>
                                            <w:bottom w:val="none" w:sz="0" w:space="0" w:color="auto"/>
                                            <w:right w:val="none" w:sz="0" w:space="0" w:color="auto"/>
                                          </w:divBdr>
                                          <w:divsChild>
                                            <w:div w:id="593436875">
                                              <w:marLeft w:val="0"/>
                                              <w:marRight w:val="0"/>
                                              <w:marTop w:val="0"/>
                                              <w:marBottom w:val="0"/>
                                              <w:divBdr>
                                                <w:top w:val="none" w:sz="0" w:space="0" w:color="auto"/>
                                                <w:left w:val="none" w:sz="0" w:space="0" w:color="auto"/>
                                                <w:bottom w:val="none" w:sz="0" w:space="0" w:color="auto"/>
                                                <w:right w:val="none" w:sz="0" w:space="0" w:color="auto"/>
                                              </w:divBdr>
                                              <w:divsChild>
                                                <w:div w:id="187295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9067530">
      <w:bodyDiv w:val="1"/>
      <w:marLeft w:val="0"/>
      <w:marRight w:val="0"/>
      <w:marTop w:val="0"/>
      <w:marBottom w:val="0"/>
      <w:divBdr>
        <w:top w:val="none" w:sz="0" w:space="0" w:color="auto"/>
        <w:left w:val="none" w:sz="0" w:space="0" w:color="auto"/>
        <w:bottom w:val="none" w:sz="0" w:space="0" w:color="auto"/>
        <w:right w:val="none" w:sz="0" w:space="0" w:color="auto"/>
      </w:divBdr>
    </w:div>
    <w:div w:id="957026055">
      <w:bodyDiv w:val="1"/>
      <w:marLeft w:val="0"/>
      <w:marRight w:val="0"/>
      <w:marTop w:val="0"/>
      <w:marBottom w:val="0"/>
      <w:divBdr>
        <w:top w:val="none" w:sz="0" w:space="0" w:color="auto"/>
        <w:left w:val="none" w:sz="0" w:space="0" w:color="auto"/>
        <w:bottom w:val="none" w:sz="0" w:space="0" w:color="auto"/>
        <w:right w:val="none" w:sz="0" w:space="0" w:color="auto"/>
      </w:divBdr>
    </w:div>
    <w:div w:id="1011643580">
      <w:bodyDiv w:val="1"/>
      <w:marLeft w:val="0"/>
      <w:marRight w:val="0"/>
      <w:marTop w:val="0"/>
      <w:marBottom w:val="0"/>
      <w:divBdr>
        <w:top w:val="none" w:sz="0" w:space="0" w:color="auto"/>
        <w:left w:val="none" w:sz="0" w:space="0" w:color="auto"/>
        <w:bottom w:val="none" w:sz="0" w:space="0" w:color="auto"/>
        <w:right w:val="none" w:sz="0" w:space="0" w:color="auto"/>
      </w:divBdr>
    </w:div>
    <w:div w:id="1063991445">
      <w:bodyDiv w:val="1"/>
      <w:marLeft w:val="0"/>
      <w:marRight w:val="0"/>
      <w:marTop w:val="0"/>
      <w:marBottom w:val="0"/>
      <w:divBdr>
        <w:top w:val="none" w:sz="0" w:space="0" w:color="auto"/>
        <w:left w:val="none" w:sz="0" w:space="0" w:color="auto"/>
        <w:bottom w:val="none" w:sz="0" w:space="0" w:color="auto"/>
        <w:right w:val="none" w:sz="0" w:space="0" w:color="auto"/>
      </w:divBdr>
    </w:div>
    <w:div w:id="1081946781">
      <w:bodyDiv w:val="1"/>
      <w:marLeft w:val="0"/>
      <w:marRight w:val="0"/>
      <w:marTop w:val="0"/>
      <w:marBottom w:val="0"/>
      <w:divBdr>
        <w:top w:val="none" w:sz="0" w:space="0" w:color="auto"/>
        <w:left w:val="none" w:sz="0" w:space="0" w:color="auto"/>
        <w:bottom w:val="none" w:sz="0" w:space="0" w:color="auto"/>
        <w:right w:val="none" w:sz="0" w:space="0" w:color="auto"/>
      </w:divBdr>
    </w:div>
    <w:div w:id="1084841172">
      <w:bodyDiv w:val="1"/>
      <w:marLeft w:val="0"/>
      <w:marRight w:val="0"/>
      <w:marTop w:val="0"/>
      <w:marBottom w:val="0"/>
      <w:divBdr>
        <w:top w:val="none" w:sz="0" w:space="0" w:color="auto"/>
        <w:left w:val="none" w:sz="0" w:space="0" w:color="auto"/>
        <w:bottom w:val="none" w:sz="0" w:space="0" w:color="auto"/>
        <w:right w:val="none" w:sz="0" w:space="0" w:color="auto"/>
      </w:divBdr>
    </w:div>
    <w:div w:id="1174228750">
      <w:bodyDiv w:val="1"/>
      <w:marLeft w:val="0"/>
      <w:marRight w:val="0"/>
      <w:marTop w:val="0"/>
      <w:marBottom w:val="0"/>
      <w:divBdr>
        <w:top w:val="none" w:sz="0" w:space="0" w:color="auto"/>
        <w:left w:val="none" w:sz="0" w:space="0" w:color="auto"/>
        <w:bottom w:val="none" w:sz="0" w:space="0" w:color="auto"/>
        <w:right w:val="none" w:sz="0" w:space="0" w:color="auto"/>
      </w:divBdr>
    </w:div>
    <w:div w:id="1322584737">
      <w:bodyDiv w:val="1"/>
      <w:marLeft w:val="0"/>
      <w:marRight w:val="0"/>
      <w:marTop w:val="0"/>
      <w:marBottom w:val="0"/>
      <w:divBdr>
        <w:top w:val="none" w:sz="0" w:space="0" w:color="auto"/>
        <w:left w:val="none" w:sz="0" w:space="0" w:color="auto"/>
        <w:bottom w:val="none" w:sz="0" w:space="0" w:color="auto"/>
        <w:right w:val="none" w:sz="0" w:space="0" w:color="auto"/>
      </w:divBdr>
    </w:div>
    <w:div w:id="1457605619">
      <w:bodyDiv w:val="1"/>
      <w:marLeft w:val="0"/>
      <w:marRight w:val="0"/>
      <w:marTop w:val="0"/>
      <w:marBottom w:val="0"/>
      <w:divBdr>
        <w:top w:val="none" w:sz="0" w:space="0" w:color="auto"/>
        <w:left w:val="none" w:sz="0" w:space="0" w:color="auto"/>
        <w:bottom w:val="none" w:sz="0" w:space="0" w:color="auto"/>
        <w:right w:val="none" w:sz="0" w:space="0" w:color="auto"/>
      </w:divBdr>
      <w:divsChild>
        <w:div w:id="61564109">
          <w:marLeft w:val="0"/>
          <w:marRight w:val="0"/>
          <w:marTop w:val="0"/>
          <w:marBottom w:val="0"/>
          <w:divBdr>
            <w:top w:val="none" w:sz="0" w:space="0" w:color="auto"/>
            <w:left w:val="none" w:sz="0" w:space="0" w:color="auto"/>
            <w:bottom w:val="none" w:sz="0" w:space="0" w:color="auto"/>
            <w:right w:val="none" w:sz="0" w:space="0" w:color="auto"/>
          </w:divBdr>
        </w:div>
        <w:div w:id="865868933">
          <w:marLeft w:val="0"/>
          <w:marRight w:val="0"/>
          <w:marTop w:val="0"/>
          <w:marBottom w:val="0"/>
          <w:divBdr>
            <w:top w:val="none" w:sz="0" w:space="0" w:color="auto"/>
            <w:left w:val="none" w:sz="0" w:space="0" w:color="auto"/>
            <w:bottom w:val="none" w:sz="0" w:space="0" w:color="auto"/>
            <w:right w:val="none" w:sz="0" w:space="0" w:color="auto"/>
          </w:divBdr>
        </w:div>
        <w:div w:id="395133365">
          <w:marLeft w:val="0"/>
          <w:marRight w:val="0"/>
          <w:marTop w:val="0"/>
          <w:marBottom w:val="0"/>
          <w:divBdr>
            <w:top w:val="none" w:sz="0" w:space="0" w:color="auto"/>
            <w:left w:val="none" w:sz="0" w:space="0" w:color="auto"/>
            <w:bottom w:val="none" w:sz="0" w:space="0" w:color="auto"/>
            <w:right w:val="none" w:sz="0" w:space="0" w:color="auto"/>
          </w:divBdr>
        </w:div>
      </w:divsChild>
    </w:div>
    <w:div w:id="1562864707">
      <w:bodyDiv w:val="1"/>
      <w:marLeft w:val="0"/>
      <w:marRight w:val="0"/>
      <w:marTop w:val="0"/>
      <w:marBottom w:val="0"/>
      <w:divBdr>
        <w:top w:val="none" w:sz="0" w:space="0" w:color="auto"/>
        <w:left w:val="none" w:sz="0" w:space="0" w:color="auto"/>
        <w:bottom w:val="none" w:sz="0" w:space="0" w:color="auto"/>
        <w:right w:val="none" w:sz="0" w:space="0" w:color="auto"/>
      </w:divBdr>
    </w:div>
    <w:div w:id="1690984241">
      <w:bodyDiv w:val="1"/>
      <w:marLeft w:val="0"/>
      <w:marRight w:val="0"/>
      <w:marTop w:val="0"/>
      <w:marBottom w:val="0"/>
      <w:divBdr>
        <w:top w:val="none" w:sz="0" w:space="0" w:color="auto"/>
        <w:left w:val="none" w:sz="0" w:space="0" w:color="auto"/>
        <w:bottom w:val="none" w:sz="0" w:space="0" w:color="auto"/>
        <w:right w:val="none" w:sz="0" w:space="0" w:color="auto"/>
      </w:divBdr>
    </w:div>
    <w:div w:id="1868714704">
      <w:bodyDiv w:val="1"/>
      <w:marLeft w:val="0"/>
      <w:marRight w:val="0"/>
      <w:marTop w:val="0"/>
      <w:marBottom w:val="0"/>
      <w:divBdr>
        <w:top w:val="none" w:sz="0" w:space="0" w:color="auto"/>
        <w:left w:val="none" w:sz="0" w:space="0" w:color="auto"/>
        <w:bottom w:val="none" w:sz="0" w:space="0" w:color="auto"/>
        <w:right w:val="none" w:sz="0" w:space="0" w:color="auto"/>
      </w:divBdr>
    </w:div>
    <w:div w:id="1901789574">
      <w:bodyDiv w:val="1"/>
      <w:marLeft w:val="0"/>
      <w:marRight w:val="0"/>
      <w:marTop w:val="0"/>
      <w:marBottom w:val="0"/>
      <w:divBdr>
        <w:top w:val="none" w:sz="0" w:space="0" w:color="auto"/>
        <w:left w:val="none" w:sz="0" w:space="0" w:color="auto"/>
        <w:bottom w:val="none" w:sz="0" w:space="0" w:color="auto"/>
        <w:right w:val="none" w:sz="0" w:space="0" w:color="auto"/>
      </w:divBdr>
      <w:divsChild>
        <w:div w:id="411926108">
          <w:marLeft w:val="0"/>
          <w:marRight w:val="0"/>
          <w:marTop w:val="0"/>
          <w:marBottom w:val="0"/>
          <w:divBdr>
            <w:top w:val="none" w:sz="0" w:space="0" w:color="auto"/>
            <w:left w:val="none" w:sz="0" w:space="0" w:color="auto"/>
            <w:bottom w:val="none" w:sz="0" w:space="0" w:color="auto"/>
            <w:right w:val="none" w:sz="0" w:space="0" w:color="auto"/>
          </w:divBdr>
        </w:div>
        <w:div w:id="1137257492">
          <w:marLeft w:val="0"/>
          <w:marRight w:val="0"/>
          <w:marTop w:val="0"/>
          <w:marBottom w:val="0"/>
          <w:divBdr>
            <w:top w:val="none" w:sz="0" w:space="0" w:color="auto"/>
            <w:left w:val="none" w:sz="0" w:space="0" w:color="auto"/>
            <w:bottom w:val="none" w:sz="0" w:space="0" w:color="auto"/>
            <w:right w:val="none" w:sz="0" w:space="0" w:color="auto"/>
          </w:divBdr>
        </w:div>
        <w:div w:id="582302739">
          <w:marLeft w:val="0"/>
          <w:marRight w:val="0"/>
          <w:marTop w:val="0"/>
          <w:marBottom w:val="0"/>
          <w:divBdr>
            <w:top w:val="none" w:sz="0" w:space="0" w:color="auto"/>
            <w:left w:val="none" w:sz="0" w:space="0" w:color="auto"/>
            <w:bottom w:val="none" w:sz="0" w:space="0" w:color="auto"/>
            <w:right w:val="none" w:sz="0" w:space="0" w:color="auto"/>
          </w:divBdr>
        </w:div>
        <w:div w:id="1146243131">
          <w:marLeft w:val="0"/>
          <w:marRight w:val="0"/>
          <w:marTop w:val="0"/>
          <w:marBottom w:val="0"/>
          <w:divBdr>
            <w:top w:val="none" w:sz="0" w:space="0" w:color="auto"/>
            <w:left w:val="none" w:sz="0" w:space="0" w:color="auto"/>
            <w:bottom w:val="none" w:sz="0" w:space="0" w:color="auto"/>
            <w:right w:val="none" w:sz="0" w:space="0" w:color="auto"/>
          </w:divBdr>
        </w:div>
        <w:div w:id="246767335">
          <w:marLeft w:val="0"/>
          <w:marRight w:val="0"/>
          <w:marTop w:val="0"/>
          <w:marBottom w:val="0"/>
          <w:divBdr>
            <w:top w:val="none" w:sz="0" w:space="0" w:color="auto"/>
            <w:left w:val="none" w:sz="0" w:space="0" w:color="auto"/>
            <w:bottom w:val="none" w:sz="0" w:space="0" w:color="auto"/>
            <w:right w:val="none" w:sz="0" w:space="0" w:color="auto"/>
          </w:divBdr>
        </w:div>
      </w:divsChild>
    </w:div>
    <w:div w:id="1930967793">
      <w:bodyDiv w:val="1"/>
      <w:marLeft w:val="0"/>
      <w:marRight w:val="0"/>
      <w:marTop w:val="0"/>
      <w:marBottom w:val="0"/>
      <w:divBdr>
        <w:top w:val="none" w:sz="0" w:space="0" w:color="auto"/>
        <w:left w:val="none" w:sz="0" w:space="0" w:color="auto"/>
        <w:bottom w:val="none" w:sz="0" w:space="0" w:color="auto"/>
        <w:right w:val="none" w:sz="0" w:space="0" w:color="auto"/>
      </w:divBdr>
    </w:div>
    <w:div w:id="1931964147">
      <w:bodyDiv w:val="1"/>
      <w:marLeft w:val="0"/>
      <w:marRight w:val="0"/>
      <w:marTop w:val="0"/>
      <w:marBottom w:val="0"/>
      <w:divBdr>
        <w:top w:val="none" w:sz="0" w:space="0" w:color="auto"/>
        <w:left w:val="none" w:sz="0" w:space="0" w:color="auto"/>
        <w:bottom w:val="none" w:sz="0" w:space="0" w:color="auto"/>
        <w:right w:val="none" w:sz="0" w:space="0" w:color="auto"/>
      </w:divBdr>
    </w:div>
    <w:div w:id="1967732732">
      <w:bodyDiv w:val="1"/>
      <w:marLeft w:val="0"/>
      <w:marRight w:val="0"/>
      <w:marTop w:val="0"/>
      <w:marBottom w:val="0"/>
      <w:divBdr>
        <w:top w:val="none" w:sz="0" w:space="0" w:color="auto"/>
        <w:left w:val="none" w:sz="0" w:space="0" w:color="auto"/>
        <w:bottom w:val="none" w:sz="0" w:space="0" w:color="auto"/>
        <w:right w:val="none" w:sz="0" w:space="0" w:color="auto"/>
      </w:divBdr>
    </w:div>
    <w:div w:id="1977757542">
      <w:bodyDiv w:val="1"/>
      <w:marLeft w:val="0"/>
      <w:marRight w:val="0"/>
      <w:marTop w:val="0"/>
      <w:marBottom w:val="0"/>
      <w:divBdr>
        <w:top w:val="none" w:sz="0" w:space="0" w:color="auto"/>
        <w:left w:val="none" w:sz="0" w:space="0" w:color="auto"/>
        <w:bottom w:val="none" w:sz="0" w:space="0" w:color="auto"/>
        <w:right w:val="none" w:sz="0" w:space="0" w:color="auto"/>
      </w:divBdr>
    </w:div>
    <w:div w:id="2000380128">
      <w:bodyDiv w:val="1"/>
      <w:marLeft w:val="0"/>
      <w:marRight w:val="0"/>
      <w:marTop w:val="0"/>
      <w:marBottom w:val="0"/>
      <w:divBdr>
        <w:top w:val="none" w:sz="0" w:space="0" w:color="auto"/>
        <w:left w:val="none" w:sz="0" w:space="0" w:color="auto"/>
        <w:bottom w:val="none" w:sz="0" w:space="0" w:color="auto"/>
        <w:right w:val="none" w:sz="0" w:space="0" w:color="auto"/>
      </w:divBdr>
    </w:div>
    <w:div w:id="210411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dataplatform.cloud.ibm.com/docs/content/wsj/governance/metadata-enrichment.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dataplatform.cloud.ibm.com/docs/content/wsj/governance/governance.html?audience=wdp"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5ADAA-FB92-BC40-8076-E6E03B573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1841</Words>
  <Characters>10498</Characters>
  <Application>Microsoft Office Word</Application>
  <DocSecurity>0</DocSecurity>
  <Lines>87</Lines>
  <Paragraphs>24</Paragraphs>
  <ScaleCrop>false</ScaleCrop>
  <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Szylar</dc:creator>
  <cp:keywords/>
  <dc:description/>
  <cp:lastModifiedBy>SEPIDEH Seifzadeh1</cp:lastModifiedBy>
  <cp:revision>2</cp:revision>
  <cp:lastPrinted>2022-02-22T14:47:00Z</cp:lastPrinted>
  <dcterms:created xsi:type="dcterms:W3CDTF">2022-08-09T22:11:00Z</dcterms:created>
  <dcterms:modified xsi:type="dcterms:W3CDTF">2022-08-09T22:11:00Z</dcterms:modified>
</cp:coreProperties>
</file>